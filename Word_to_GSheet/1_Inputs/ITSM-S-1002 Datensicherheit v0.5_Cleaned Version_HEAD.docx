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04"/>
        <w:gridCol w:w="3969"/>
      </w:tblGrid>
      <w:tr w:rsidR="00FF4E5A" w:rsidRPr="004967F7" w14:paraId="45B33AA5" w14:textId="77777777" w:rsidTr="00526BE3">
        <w:trPr>
          <w:cantSplit/>
          <w:trHeight w:hRule="exact" w:val="3856"/>
        </w:trPr>
        <w:tc>
          <w:tcPr>
            <w:tcW w:w="6804" w:type="dxa"/>
          </w:tcPr>
          <w:p w14:paraId="3EB41CCF" w14:textId="77777777" w:rsidR="00C878F7" w:rsidRPr="004967F7" w:rsidRDefault="00C878F7" w:rsidP="0003429A">
            <w:pPr>
              <w:rPr>
                <w:rStyle w:val="Strong"/>
              </w:rPr>
            </w:pPr>
            <w:r w:rsidRPr="004967F7">
              <w:rPr>
                <w:rStyle w:val="Strong"/>
              </w:rPr>
              <w:t>Geht an:</w:t>
            </w:r>
          </w:p>
          <w:p w14:paraId="1EC1F756" w14:textId="77777777" w:rsidR="00C878F7" w:rsidRPr="004967F7" w:rsidRDefault="00C878F7" w:rsidP="0003429A">
            <w:pPr>
              <w:rPr>
                <w:rFonts w:ascii="Arial" w:hAnsi="Arial" w:cs="Arial"/>
              </w:rPr>
            </w:pPr>
            <w:r w:rsidRPr="004967F7">
              <w:rPr>
                <w:rFonts w:ascii="Arial" w:hAnsi="Arial" w:cs="Arial"/>
              </w:rPr>
              <w:t>Bereich Informatik</w:t>
            </w:r>
          </w:p>
          <w:p w14:paraId="04FAC393" w14:textId="267A1058" w:rsidR="00D12A51" w:rsidRPr="004967F7" w:rsidRDefault="00D12A51" w:rsidP="0003429A"/>
          <w:p w14:paraId="33D1BF36" w14:textId="294109FB" w:rsidR="00D12A51" w:rsidRPr="004967F7" w:rsidRDefault="00D12A51" w:rsidP="0003429A"/>
          <w:p w14:paraId="3F28B08F" w14:textId="7D70C1C5" w:rsidR="00D12A51" w:rsidRPr="004967F7" w:rsidRDefault="00D12A51" w:rsidP="0003429A"/>
          <w:p w14:paraId="69C6A983" w14:textId="77777777" w:rsidR="00D57150" w:rsidRPr="004967F7" w:rsidRDefault="00D57150" w:rsidP="0003429A"/>
        </w:tc>
        <w:tc>
          <w:tcPr>
            <w:tcW w:w="3969" w:type="dxa"/>
          </w:tcPr>
          <w:p w14:paraId="1988BD98" w14:textId="77777777" w:rsidR="00301391" w:rsidRPr="004967F7" w:rsidRDefault="005F2D4C" w:rsidP="0003429A">
            <w:pPr>
              <w:rPr>
                <w:rStyle w:val="Strong"/>
                <w:b w:val="0"/>
              </w:rPr>
            </w:pPr>
            <w:r w:rsidRPr="004967F7">
              <w:rPr>
                <w:rStyle w:val="Strong"/>
              </w:rPr>
              <w:t>Eigner:</w:t>
            </w:r>
          </w:p>
          <w:p w14:paraId="5BB4E49D" w14:textId="6BBF00A5" w:rsidR="00D57150" w:rsidRPr="004967F7" w:rsidRDefault="00301391" w:rsidP="0003429A">
            <w:r w:rsidRPr="004967F7">
              <w:rPr>
                <w:rFonts w:ascii="Arial" w:hAnsi="Arial" w:cs="Arial"/>
              </w:rPr>
              <w:t>IT-Security &amp; Architektur</w:t>
            </w:r>
          </w:p>
        </w:tc>
      </w:tr>
    </w:tbl>
    <w:p w14:paraId="5BE04A54" w14:textId="6423DB29" w:rsidR="00E51DBA" w:rsidRPr="004967F7" w:rsidRDefault="00CB61D4" w:rsidP="00C878F7">
      <w:pPr>
        <w:pStyle w:val="Title"/>
      </w:pPr>
      <w:sdt>
        <w:sdtPr>
          <w:alias w:val="Title"/>
          <w:tag w:val=""/>
          <w:id w:val="1246755483"/>
          <w:placeholder>
            <w:docPart w:val="2CBB4E4002524DD589D4BC36B348C4D7"/>
          </w:placeholder>
          <w:dataBinding w:prefixMappings="xmlns:ns0='http://purl.org/dc/elements/1.1/' xmlns:ns1='http://schemas.openxmlformats.org/package/2006/metadata/core-properties' " w:xpath="/ns1:coreProperties[1]/ns0:title[1]" w:storeItemID="{6C3C8BC8-F283-45AE-878A-BAB7291924A1}"/>
          <w:text/>
        </w:sdtPr>
        <w:sdtEndPr/>
        <w:sdtContent>
          <w:r w:rsidR="00AD206A" w:rsidRPr="004967F7">
            <w:t>IT-Security Standard: Datensicherheit</w:t>
          </w:r>
        </w:sdtContent>
      </w:sdt>
    </w:p>
    <w:p w14:paraId="5A39A0B0" w14:textId="7C20DDDA" w:rsidR="00301391" w:rsidRPr="004967F7" w:rsidRDefault="00301391" w:rsidP="00301391"/>
    <w:p w14:paraId="0FA65B7F" w14:textId="716E4CBF" w:rsidR="00301391" w:rsidRPr="004967F7" w:rsidRDefault="00301391" w:rsidP="00301391">
      <w:pPr>
        <w:spacing w:after="1200"/>
      </w:pPr>
    </w:p>
    <w:p w14:paraId="10EF32B2" w14:textId="08E90404" w:rsidR="00AD2E3C" w:rsidRPr="004967F7" w:rsidRDefault="00AD2E3C" w:rsidP="00301391">
      <w:pPr>
        <w:spacing w:after="1200"/>
      </w:pPr>
    </w:p>
    <w:tbl>
      <w:tblPr>
        <w:tblStyle w:val="TableGrid"/>
        <w:tblW w:w="10201" w:type="dxa"/>
        <w:tblLook w:val="04A0" w:firstRow="1" w:lastRow="0" w:firstColumn="1" w:lastColumn="0" w:noHBand="0" w:noVBand="1"/>
      </w:tblPr>
      <w:tblGrid>
        <w:gridCol w:w="2754"/>
        <w:gridCol w:w="4532"/>
        <w:gridCol w:w="1650"/>
        <w:gridCol w:w="1265"/>
      </w:tblGrid>
      <w:tr w:rsidR="00301391" w:rsidRPr="004967F7" w14:paraId="451E9EC8" w14:textId="77777777" w:rsidTr="001C1E03">
        <w:tc>
          <w:tcPr>
            <w:tcW w:w="2830" w:type="dxa"/>
            <w:shd w:val="clear" w:color="auto" w:fill="E4ECF3" w:themeFill="accent1" w:themeFillTint="33"/>
          </w:tcPr>
          <w:p w14:paraId="7C10C5BD" w14:textId="77777777" w:rsidR="00301391" w:rsidRPr="004967F7" w:rsidRDefault="00301391" w:rsidP="008534CC">
            <w:pPr>
              <w:spacing w:before="60" w:after="60"/>
              <w:rPr>
                <w:rFonts w:asciiTheme="majorHAnsi" w:hAnsiTheme="majorHAnsi" w:cstheme="majorHAnsi"/>
                <w:b/>
                <w:sz w:val="20"/>
              </w:rPr>
            </w:pPr>
            <w:r w:rsidRPr="004967F7">
              <w:rPr>
                <w:rFonts w:asciiTheme="majorHAnsi" w:hAnsiTheme="majorHAnsi" w:cstheme="majorHAnsi"/>
                <w:b/>
                <w:sz w:val="20"/>
              </w:rPr>
              <w:t>Erlassen durch:</w:t>
            </w:r>
          </w:p>
        </w:tc>
        <w:tc>
          <w:tcPr>
            <w:tcW w:w="4678" w:type="dxa"/>
          </w:tcPr>
          <w:p w14:paraId="2A7EE31D" w14:textId="643ED89F" w:rsidR="00301391" w:rsidRPr="004967F7" w:rsidRDefault="00301391" w:rsidP="00771D75">
            <w:pPr>
              <w:spacing w:before="60" w:after="60"/>
              <w:rPr>
                <w:rFonts w:asciiTheme="majorHAnsi" w:hAnsiTheme="majorHAnsi" w:cstheme="majorHAnsi"/>
                <w:sz w:val="18"/>
              </w:rPr>
            </w:pPr>
            <w:r w:rsidRPr="004967F7">
              <w:rPr>
                <w:rFonts w:asciiTheme="majorHAnsi" w:hAnsiTheme="majorHAnsi" w:cstheme="majorHAnsi"/>
                <w:sz w:val="18"/>
              </w:rPr>
              <w:t>IT-</w:t>
            </w:r>
            <w:r w:rsidR="00AD2E3C" w:rsidRPr="004967F7">
              <w:rPr>
                <w:rFonts w:asciiTheme="majorHAnsi" w:hAnsiTheme="majorHAnsi" w:cstheme="majorHAnsi"/>
                <w:sz w:val="18"/>
              </w:rPr>
              <w:t>Management</w:t>
            </w:r>
            <w:r w:rsidRPr="004967F7">
              <w:rPr>
                <w:rFonts w:asciiTheme="majorHAnsi" w:hAnsiTheme="majorHAnsi" w:cstheme="majorHAnsi"/>
                <w:sz w:val="18"/>
              </w:rPr>
              <w:t xml:space="preserve"> </w:t>
            </w:r>
            <w:r w:rsidR="00771D75" w:rsidRPr="004967F7">
              <w:rPr>
                <w:rFonts w:asciiTheme="majorHAnsi" w:hAnsiTheme="majorHAnsi" w:cstheme="majorHAnsi"/>
                <w:sz w:val="18"/>
              </w:rPr>
              <w:t>Team</w:t>
            </w:r>
          </w:p>
        </w:tc>
        <w:tc>
          <w:tcPr>
            <w:tcW w:w="1418" w:type="dxa"/>
            <w:shd w:val="clear" w:color="auto" w:fill="E4ECF3" w:themeFill="accent1" w:themeFillTint="33"/>
          </w:tcPr>
          <w:p w14:paraId="60DBA853" w14:textId="77777777" w:rsidR="00301391" w:rsidRPr="004967F7" w:rsidRDefault="00301391" w:rsidP="008534CC">
            <w:pPr>
              <w:spacing w:before="60" w:after="60"/>
              <w:rPr>
                <w:rFonts w:asciiTheme="majorHAnsi" w:hAnsiTheme="majorHAnsi" w:cstheme="majorHAnsi"/>
                <w:b/>
                <w:sz w:val="20"/>
              </w:rPr>
            </w:pPr>
            <w:r w:rsidRPr="004967F7">
              <w:rPr>
                <w:rFonts w:asciiTheme="majorHAnsi" w:hAnsiTheme="majorHAnsi" w:cstheme="majorHAnsi"/>
                <w:b/>
                <w:sz w:val="20"/>
              </w:rPr>
              <w:t>Erlassen am:</w:t>
            </w:r>
          </w:p>
        </w:tc>
        <w:tc>
          <w:tcPr>
            <w:tcW w:w="1275" w:type="dxa"/>
          </w:tcPr>
          <w:p w14:paraId="65D55B5B" w14:textId="54216F50" w:rsidR="00301391" w:rsidRPr="004967F7" w:rsidRDefault="00AD2E3C" w:rsidP="00AD2E3C">
            <w:pPr>
              <w:spacing w:before="60" w:after="60"/>
              <w:rPr>
                <w:rFonts w:asciiTheme="majorHAnsi" w:hAnsiTheme="majorHAnsi" w:cstheme="majorHAnsi"/>
                <w:sz w:val="18"/>
              </w:rPr>
            </w:pPr>
            <w:proofErr w:type="spellStart"/>
            <w:r w:rsidRPr="004967F7">
              <w:rPr>
                <w:rFonts w:asciiTheme="majorHAnsi" w:hAnsiTheme="majorHAnsi" w:cstheme="majorHAnsi"/>
                <w:sz w:val="18"/>
              </w:rPr>
              <w:t>xx</w:t>
            </w:r>
            <w:r w:rsidR="00466314" w:rsidRPr="004967F7">
              <w:rPr>
                <w:rFonts w:asciiTheme="majorHAnsi" w:hAnsiTheme="majorHAnsi" w:cstheme="majorHAnsi"/>
                <w:sz w:val="18"/>
              </w:rPr>
              <w:t>.</w:t>
            </w:r>
            <w:proofErr w:type="gramStart"/>
            <w:r w:rsidRPr="004967F7">
              <w:rPr>
                <w:rFonts w:asciiTheme="majorHAnsi" w:hAnsiTheme="majorHAnsi" w:cstheme="majorHAnsi"/>
                <w:sz w:val="18"/>
              </w:rPr>
              <w:t>xx</w:t>
            </w:r>
            <w:r w:rsidR="00466314" w:rsidRPr="004967F7">
              <w:rPr>
                <w:rFonts w:asciiTheme="majorHAnsi" w:hAnsiTheme="majorHAnsi" w:cstheme="majorHAnsi"/>
                <w:sz w:val="18"/>
              </w:rPr>
              <w:t>.</w:t>
            </w:r>
            <w:r w:rsidRPr="004967F7">
              <w:rPr>
                <w:rFonts w:asciiTheme="majorHAnsi" w:hAnsiTheme="majorHAnsi" w:cstheme="majorHAnsi"/>
                <w:sz w:val="18"/>
              </w:rPr>
              <w:t>xxxx</w:t>
            </w:r>
            <w:proofErr w:type="spellEnd"/>
            <w:proofErr w:type="gramEnd"/>
          </w:p>
        </w:tc>
      </w:tr>
      <w:tr w:rsidR="00301391" w:rsidRPr="004967F7" w14:paraId="0A5E3D5C" w14:textId="77777777" w:rsidTr="001C1E03">
        <w:tc>
          <w:tcPr>
            <w:tcW w:w="2830" w:type="dxa"/>
            <w:shd w:val="clear" w:color="auto" w:fill="E4ECF3" w:themeFill="accent1" w:themeFillTint="33"/>
          </w:tcPr>
          <w:p w14:paraId="42BE27A3" w14:textId="5D1E959E" w:rsidR="00301391" w:rsidRPr="004967F7" w:rsidRDefault="00466314" w:rsidP="008534CC">
            <w:pPr>
              <w:spacing w:before="60" w:after="60"/>
              <w:rPr>
                <w:rFonts w:asciiTheme="majorHAnsi" w:hAnsiTheme="majorHAnsi" w:cstheme="majorHAnsi"/>
                <w:b/>
                <w:sz w:val="20"/>
              </w:rPr>
            </w:pPr>
            <w:r w:rsidRPr="004967F7">
              <w:rPr>
                <w:rFonts w:asciiTheme="majorHAnsi" w:hAnsiTheme="majorHAnsi" w:cstheme="majorHAnsi"/>
                <w:b/>
                <w:sz w:val="20"/>
              </w:rPr>
              <w:t>Ersetzt:</w:t>
            </w:r>
          </w:p>
        </w:tc>
        <w:tc>
          <w:tcPr>
            <w:tcW w:w="4678" w:type="dxa"/>
          </w:tcPr>
          <w:p w14:paraId="14036EE9" w14:textId="388337D8" w:rsidR="00301391" w:rsidRPr="004967F7" w:rsidRDefault="00466314" w:rsidP="008534CC">
            <w:pPr>
              <w:spacing w:before="60" w:after="60"/>
              <w:rPr>
                <w:rFonts w:asciiTheme="majorHAnsi" w:hAnsiTheme="majorHAnsi" w:cstheme="majorHAnsi"/>
                <w:sz w:val="18"/>
              </w:rPr>
            </w:pPr>
            <w:r w:rsidRPr="004967F7">
              <w:rPr>
                <w:rFonts w:asciiTheme="majorHAnsi" w:hAnsiTheme="majorHAnsi" w:cstheme="majorHAnsi"/>
                <w:sz w:val="18"/>
              </w:rPr>
              <w:t>-</w:t>
            </w:r>
          </w:p>
        </w:tc>
        <w:tc>
          <w:tcPr>
            <w:tcW w:w="1418" w:type="dxa"/>
            <w:shd w:val="clear" w:color="auto" w:fill="E4ECF3" w:themeFill="accent1" w:themeFillTint="33"/>
          </w:tcPr>
          <w:p w14:paraId="62C29A30" w14:textId="13391AFF" w:rsidR="00301391" w:rsidRPr="004967F7" w:rsidRDefault="00466314" w:rsidP="00466314">
            <w:pPr>
              <w:spacing w:before="60" w:after="60"/>
              <w:rPr>
                <w:rFonts w:asciiTheme="majorHAnsi" w:hAnsiTheme="majorHAnsi" w:cstheme="majorHAnsi"/>
                <w:b/>
                <w:sz w:val="20"/>
              </w:rPr>
            </w:pPr>
            <w:r w:rsidRPr="004967F7">
              <w:rPr>
                <w:rFonts w:asciiTheme="majorHAnsi" w:hAnsiTheme="majorHAnsi" w:cstheme="majorHAnsi"/>
                <w:b/>
                <w:sz w:val="20"/>
              </w:rPr>
              <w:t>Inkraftsetzung:</w:t>
            </w:r>
          </w:p>
        </w:tc>
        <w:tc>
          <w:tcPr>
            <w:tcW w:w="1275" w:type="dxa"/>
          </w:tcPr>
          <w:p w14:paraId="5EA21075" w14:textId="0480EDD5" w:rsidR="00301391" w:rsidRPr="004967F7" w:rsidRDefault="00AD2E3C" w:rsidP="00AD2E3C">
            <w:pPr>
              <w:spacing w:before="60" w:after="60"/>
              <w:rPr>
                <w:rFonts w:asciiTheme="majorHAnsi" w:hAnsiTheme="majorHAnsi" w:cstheme="majorHAnsi"/>
                <w:sz w:val="18"/>
              </w:rPr>
            </w:pPr>
            <w:proofErr w:type="spellStart"/>
            <w:r w:rsidRPr="004967F7">
              <w:rPr>
                <w:rFonts w:asciiTheme="majorHAnsi" w:hAnsiTheme="majorHAnsi" w:cstheme="majorHAnsi"/>
                <w:sz w:val="18"/>
              </w:rPr>
              <w:t>xx</w:t>
            </w:r>
            <w:r w:rsidR="00466314" w:rsidRPr="004967F7">
              <w:rPr>
                <w:rFonts w:asciiTheme="majorHAnsi" w:hAnsiTheme="majorHAnsi" w:cstheme="majorHAnsi"/>
                <w:sz w:val="18"/>
              </w:rPr>
              <w:t>.</w:t>
            </w:r>
            <w:proofErr w:type="gramStart"/>
            <w:r w:rsidRPr="004967F7">
              <w:rPr>
                <w:rFonts w:asciiTheme="majorHAnsi" w:hAnsiTheme="majorHAnsi" w:cstheme="majorHAnsi"/>
                <w:sz w:val="18"/>
              </w:rPr>
              <w:t>xx</w:t>
            </w:r>
            <w:r w:rsidR="00466314" w:rsidRPr="004967F7">
              <w:rPr>
                <w:rFonts w:asciiTheme="majorHAnsi" w:hAnsiTheme="majorHAnsi" w:cstheme="majorHAnsi"/>
                <w:sz w:val="18"/>
              </w:rPr>
              <w:t>.</w:t>
            </w:r>
            <w:r w:rsidRPr="004967F7">
              <w:rPr>
                <w:rFonts w:asciiTheme="majorHAnsi" w:hAnsiTheme="majorHAnsi" w:cstheme="majorHAnsi"/>
                <w:sz w:val="18"/>
              </w:rPr>
              <w:t>xxxx</w:t>
            </w:r>
            <w:proofErr w:type="spellEnd"/>
            <w:proofErr w:type="gramEnd"/>
          </w:p>
        </w:tc>
      </w:tr>
    </w:tbl>
    <w:p w14:paraId="7E749897" w14:textId="77777777" w:rsidR="00301391" w:rsidRPr="004967F7" w:rsidRDefault="00301391" w:rsidP="00301391">
      <w:pPr>
        <w:spacing w:after="200"/>
        <w:rPr>
          <w:rFonts w:asciiTheme="majorHAnsi" w:hAnsiTheme="majorHAnsi" w:cstheme="majorHAnsi"/>
        </w:rPr>
      </w:pPr>
    </w:p>
    <w:tbl>
      <w:tblPr>
        <w:tblStyle w:val="TableGrid"/>
        <w:tblW w:w="10201" w:type="dxa"/>
        <w:tblLook w:val="04A0" w:firstRow="1" w:lastRow="0" w:firstColumn="1" w:lastColumn="0" w:noHBand="0" w:noVBand="1"/>
      </w:tblPr>
      <w:tblGrid>
        <w:gridCol w:w="2830"/>
        <w:gridCol w:w="1417"/>
        <w:gridCol w:w="1985"/>
        <w:gridCol w:w="1984"/>
        <w:gridCol w:w="1985"/>
      </w:tblGrid>
      <w:tr w:rsidR="00301391" w:rsidRPr="004967F7" w14:paraId="7848CE4C" w14:textId="77777777" w:rsidTr="001C1E03">
        <w:tc>
          <w:tcPr>
            <w:tcW w:w="2830" w:type="dxa"/>
            <w:shd w:val="clear" w:color="auto" w:fill="E4ECF3" w:themeFill="accent1" w:themeFillTint="33"/>
            <w:vAlign w:val="center"/>
          </w:tcPr>
          <w:p w14:paraId="5A0ECF9E" w14:textId="34A4EC5B" w:rsidR="00301391" w:rsidRPr="004967F7" w:rsidRDefault="00301391" w:rsidP="001C1E03">
            <w:pPr>
              <w:spacing w:before="60" w:after="60"/>
              <w:rPr>
                <w:rFonts w:asciiTheme="majorHAnsi" w:hAnsiTheme="majorHAnsi" w:cstheme="majorHAnsi"/>
                <w:b/>
                <w:sz w:val="20"/>
              </w:rPr>
            </w:pPr>
            <w:r w:rsidRPr="004967F7">
              <w:rPr>
                <w:rFonts w:asciiTheme="majorHAnsi" w:hAnsiTheme="majorHAnsi" w:cstheme="majorHAnsi"/>
                <w:b/>
                <w:sz w:val="20"/>
              </w:rPr>
              <w:t>Artefakt-Bezeichnung:</w:t>
            </w:r>
          </w:p>
        </w:tc>
        <w:tc>
          <w:tcPr>
            <w:tcW w:w="7371" w:type="dxa"/>
            <w:gridSpan w:val="4"/>
            <w:vAlign w:val="center"/>
          </w:tcPr>
          <w:p w14:paraId="053FB67F" w14:textId="36E9DF65" w:rsidR="00301391" w:rsidRPr="004967F7" w:rsidRDefault="00301391" w:rsidP="001C1E03">
            <w:pPr>
              <w:spacing w:before="60" w:after="60"/>
              <w:rPr>
                <w:rFonts w:asciiTheme="majorHAnsi" w:hAnsiTheme="majorHAnsi" w:cstheme="majorHAnsi"/>
                <w:sz w:val="18"/>
              </w:rPr>
            </w:pPr>
            <w:r w:rsidRPr="004967F7">
              <w:rPr>
                <w:rFonts w:asciiTheme="majorHAnsi" w:hAnsiTheme="majorHAnsi" w:cstheme="majorHAnsi"/>
                <w:sz w:val="18"/>
              </w:rPr>
              <w:t>IT</w:t>
            </w:r>
            <w:r w:rsidR="00DE51E7" w:rsidRPr="004967F7">
              <w:rPr>
                <w:rFonts w:asciiTheme="majorHAnsi" w:hAnsiTheme="majorHAnsi" w:cstheme="majorHAnsi"/>
                <w:sz w:val="18"/>
              </w:rPr>
              <w:t>-Security Standard</w:t>
            </w:r>
          </w:p>
        </w:tc>
      </w:tr>
      <w:tr w:rsidR="00301391" w:rsidRPr="004967F7" w14:paraId="6002B4EB" w14:textId="77777777" w:rsidTr="001C1E03">
        <w:tc>
          <w:tcPr>
            <w:tcW w:w="2830" w:type="dxa"/>
            <w:shd w:val="clear" w:color="auto" w:fill="E4ECF3" w:themeFill="accent1" w:themeFillTint="33"/>
            <w:vAlign w:val="center"/>
          </w:tcPr>
          <w:p w14:paraId="1C1F213D" w14:textId="77777777" w:rsidR="00301391" w:rsidRPr="004967F7" w:rsidRDefault="00301391" w:rsidP="001C1E03">
            <w:pPr>
              <w:spacing w:before="60" w:after="60"/>
              <w:rPr>
                <w:rFonts w:asciiTheme="majorHAnsi" w:hAnsiTheme="majorHAnsi" w:cstheme="majorHAnsi"/>
                <w:b/>
                <w:sz w:val="20"/>
              </w:rPr>
            </w:pPr>
            <w:r w:rsidRPr="004967F7">
              <w:rPr>
                <w:rFonts w:asciiTheme="majorHAnsi" w:hAnsiTheme="majorHAnsi" w:cstheme="majorHAnsi"/>
                <w:b/>
                <w:sz w:val="20"/>
              </w:rPr>
              <w:t>File Name:</w:t>
            </w:r>
          </w:p>
        </w:tc>
        <w:tc>
          <w:tcPr>
            <w:tcW w:w="7371" w:type="dxa"/>
            <w:gridSpan w:val="4"/>
            <w:vAlign w:val="center"/>
          </w:tcPr>
          <w:p w14:paraId="714ADCBA" w14:textId="1BF47109" w:rsidR="00301391" w:rsidRPr="004967F7" w:rsidRDefault="00301391" w:rsidP="001C1E03">
            <w:pPr>
              <w:spacing w:before="60" w:after="60"/>
              <w:rPr>
                <w:rFonts w:asciiTheme="majorHAnsi" w:hAnsiTheme="majorHAnsi" w:cstheme="majorHAnsi"/>
                <w:sz w:val="18"/>
              </w:rPr>
            </w:pPr>
            <w:r w:rsidRPr="004967F7">
              <w:rPr>
                <w:rFonts w:asciiTheme="majorHAnsi" w:hAnsiTheme="majorHAnsi" w:cstheme="majorHAnsi"/>
                <w:sz w:val="18"/>
              </w:rPr>
              <w:fldChar w:fldCharType="begin"/>
            </w:r>
            <w:r w:rsidRPr="004967F7">
              <w:rPr>
                <w:rFonts w:asciiTheme="majorHAnsi" w:hAnsiTheme="majorHAnsi" w:cstheme="majorHAnsi"/>
                <w:sz w:val="18"/>
              </w:rPr>
              <w:instrText xml:space="preserve"> FILENAME   \* MERGEFORMAT </w:instrText>
            </w:r>
            <w:r w:rsidRPr="004967F7">
              <w:rPr>
                <w:rFonts w:asciiTheme="majorHAnsi" w:hAnsiTheme="majorHAnsi" w:cstheme="majorHAnsi"/>
                <w:sz w:val="18"/>
              </w:rPr>
              <w:fldChar w:fldCharType="separate"/>
            </w:r>
            <w:r w:rsidR="000364B5">
              <w:rPr>
                <w:rFonts w:asciiTheme="majorHAnsi" w:hAnsiTheme="majorHAnsi" w:cstheme="majorHAnsi"/>
                <w:noProof/>
                <w:sz w:val="18"/>
              </w:rPr>
              <w:t>ITSM-S-1002 Datensicherheit v0.5_Cleaned Version_HEAD.docx</w:t>
            </w:r>
            <w:r w:rsidRPr="004967F7">
              <w:rPr>
                <w:rFonts w:asciiTheme="majorHAnsi" w:hAnsiTheme="majorHAnsi" w:cstheme="majorHAnsi"/>
                <w:noProof/>
                <w:sz w:val="18"/>
              </w:rPr>
              <w:fldChar w:fldCharType="end"/>
            </w:r>
          </w:p>
        </w:tc>
      </w:tr>
      <w:tr w:rsidR="00301391" w:rsidRPr="004967F7" w14:paraId="5C5692F3" w14:textId="77777777" w:rsidTr="001C1E03">
        <w:tc>
          <w:tcPr>
            <w:tcW w:w="2830" w:type="dxa"/>
            <w:shd w:val="clear" w:color="auto" w:fill="E4ECF3" w:themeFill="accent1" w:themeFillTint="33"/>
            <w:vAlign w:val="center"/>
          </w:tcPr>
          <w:p w14:paraId="2F515E36" w14:textId="77777777" w:rsidR="00301391" w:rsidRPr="004967F7" w:rsidRDefault="00301391" w:rsidP="001C1E03">
            <w:pPr>
              <w:spacing w:before="60" w:after="60"/>
              <w:rPr>
                <w:rFonts w:asciiTheme="majorHAnsi" w:hAnsiTheme="majorHAnsi" w:cstheme="majorHAnsi"/>
                <w:b/>
                <w:sz w:val="20"/>
              </w:rPr>
            </w:pPr>
            <w:r w:rsidRPr="004967F7">
              <w:rPr>
                <w:rFonts w:asciiTheme="majorHAnsi" w:hAnsiTheme="majorHAnsi" w:cstheme="majorHAnsi"/>
                <w:b/>
                <w:sz w:val="20"/>
              </w:rPr>
              <w:t>Dokument-Klassifizierung:</w:t>
            </w:r>
          </w:p>
        </w:tc>
        <w:tc>
          <w:tcPr>
            <w:tcW w:w="1417" w:type="dxa"/>
            <w:vAlign w:val="center"/>
          </w:tcPr>
          <w:p w14:paraId="5F97FB95" w14:textId="77777777"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115764077"/>
                <w14:checkbox>
                  <w14:checked w14:val="0"/>
                  <w14:checkedState w14:val="2612" w14:font="MS Gothic"/>
                  <w14:uncheckedState w14:val="2610" w14:font="MS Gothic"/>
                </w14:checkbox>
              </w:sdtPr>
              <w:sdtEndPr/>
              <w:sdtContent>
                <w:r w:rsidR="00301391"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öffentlich</w:t>
            </w:r>
          </w:p>
        </w:tc>
        <w:tc>
          <w:tcPr>
            <w:tcW w:w="1985" w:type="dxa"/>
            <w:vAlign w:val="center"/>
          </w:tcPr>
          <w:p w14:paraId="649B6548" w14:textId="77777777"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1381129482"/>
                <w14:checkbox>
                  <w14:checked w14:val="1"/>
                  <w14:checkedState w14:val="2612" w14:font="MS Gothic"/>
                  <w14:uncheckedState w14:val="2610" w14:font="MS Gothic"/>
                </w14:checkbox>
              </w:sdtPr>
              <w:sdtEndPr/>
              <w:sdtContent>
                <w:r w:rsidR="00301391"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intern</w:t>
            </w:r>
          </w:p>
        </w:tc>
        <w:tc>
          <w:tcPr>
            <w:tcW w:w="1984" w:type="dxa"/>
            <w:vAlign w:val="center"/>
          </w:tcPr>
          <w:p w14:paraId="38897969" w14:textId="77777777"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625539452"/>
                <w14:checkbox>
                  <w14:checked w14:val="0"/>
                  <w14:checkedState w14:val="2612" w14:font="MS Gothic"/>
                  <w14:uncheckedState w14:val="2610" w14:font="MS Gothic"/>
                </w14:checkbox>
              </w:sdtPr>
              <w:sdtEndPr/>
              <w:sdtContent>
                <w:r w:rsidR="00301391"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vertraulich</w:t>
            </w:r>
          </w:p>
        </w:tc>
        <w:tc>
          <w:tcPr>
            <w:tcW w:w="1985" w:type="dxa"/>
            <w:vAlign w:val="center"/>
          </w:tcPr>
          <w:p w14:paraId="0D038D76" w14:textId="77777777"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1113120412"/>
                <w14:checkbox>
                  <w14:checked w14:val="0"/>
                  <w14:checkedState w14:val="2612" w14:font="MS Gothic"/>
                  <w14:uncheckedState w14:val="2610" w14:font="MS Gothic"/>
                </w14:checkbox>
              </w:sdtPr>
              <w:sdtEndPr/>
              <w:sdtContent>
                <w:r w:rsidR="00301391"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geheim</w:t>
            </w:r>
          </w:p>
        </w:tc>
      </w:tr>
      <w:tr w:rsidR="00301391" w:rsidRPr="004967F7" w14:paraId="055FED9D" w14:textId="77777777" w:rsidTr="001C1E03">
        <w:tc>
          <w:tcPr>
            <w:tcW w:w="2830" w:type="dxa"/>
            <w:shd w:val="clear" w:color="auto" w:fill="E4ECF3" w:themeFill="accent1" w:themeFillTint="33"/>
            <w:vAlign w:val="center"/>
          </w:tcPr>
          <w:p w14:paraId="00505F21" w14:textId="77777777" w:rsidR="00301391" w:rsidRPr="004967F7" w:rsidRDefault="00301391" w:rsidP="001C1E03">
            <w:pPr>
              <w:spacing w:before="60" w:after="60"/>
              <w:rPr>
                <w:rFonts w:asciiTheme="majorHAnsi" w:hAnsiTheme="majorHAnsi" w:cstheme="majorHAnsi"/>
                <w:b/>
                <w:sz w:val="20"/>
              </w:rPr>
            </w:pPr>
            <w:r w:rsidRPr="004967F7">
              <w:rPr>
                <w:rFonts w:asciiTheme="majorHAnsi" w:hAnsiTheme="majorHAnsi" w:cstheme="majorHAnsi"/>
                <w:b/>
                <w:sz w:val="20"/>
              </w:rPr>
              <w:t>Version:</w:t>
            </w:r>
          </w:p>
        </w:tc>
        <w:tc>
          <w:tcPr>
            <w:tcW w:w="7371" w:type="dxa"/>
            <w:gridSpan w:val="4"/>
            <w:vAlign w:val="center"/>
          </w:tcPr>
          <w:p w14:paraId="265E2937" w14:textId="609575CB" w:rsidR="00301391" w:rsidRPr="004967F7" w:rsidRDefault="00466314" w:rsidP="001C1E03">
            <w:pPr>
              <w:tabs>
                <w:tab w:val="left" w:pos="215"/>
              </w:tabs>
              <w:spacing w:before="120" w:after="60"/>
              <w:ind w:left="215" w:hanging="215"/>
              <w:rPr>
                <w:rFonts w:asciiTheme="majorHAnsi" w:hAnsiTheme="majorHAnsi" w:cstheme="majorHAnsi"/>
                <w:sz w:val="18"/>
                <w:szCs w:val="18"/>
              </w:rPr>
            </w:pPr>
            <w:r w:rsidRPr="004967F7">
              <w:rPr>
                <w:rFonts w:asciiTheme="majorHAnsi" w:hAnsiTheme="majorHAnsi" w:cstheme="majorHAnsi"/>
                <w:sz w:val="18"/>
                <w:szCs w:val="18"/>
              </w:rPr>
              <w:t>0</w:t>
            </w:r>
            <w:r w:rsidR="00301391" w:rsidRPr="004967F7">
              <w:rPr>
                <w:rFonts w:asciiTheme="majorHAnsi" w:hAnsiTheme="majorHAnsi" w:cstheme="majorHAnsi"/>
                <w:sz w:val="18"/>
                <w:szCs w:val="18"/>
              </w:rPr>
              <w:t>.</w:t>
            </w:r>
            <w:r w:rsidR="000364B5">
              <w:rPr>
                <w:rFonts w:asciiTheme="majorHAnsi" w:hAnsiTheme="majorHAnsi" w:cstheme="majorHAnsi"/>
                <w:sz w:val="18"/>
                <w:szCs w:val="18"/>
              </w:rPr>
              <w:t>5</w:t>
            </w:r>
            <w:r w:rsidR="00301391" w:rsidRPr="004967F7">
              <w:rPr>
                <w:rFonts w:asciiTheme="majorHAnsi" w:hAnsiTheme="majorHAnsi" w:cstheme="majorHAnsi"/>
                <w:sz w:val="18"/>
                <w:szCs w:val="18"/>
              </w:rPr>
              <w:t xml:space="preserve"> Version</w:t>
            </w:r>
          </w:p>
        </w:tc>
      </w:tr>
      <w:tr w:rsidR="00301391" w:rsidRPr="004967F7" w14:paraId="13F52770" w14:textId="77777777" w:rsidTr="001C1E03">
        <w:tc>
          <w:tcPr>
            <w:tcW w:w="2830" w:type="dxa"/>
            <w:shd w:val="clear" w:color="auto" w:fill="E4ECF3" w:themeFill="accent1" w:themeFillTint="33"/>
            <w:vAlign w:val="center"/>
          </w:tcPr>
          <w:p w14:paraId="4C2B5E9A" w14:textId="77777777" w:rsidR="00301391" w:rsidRPr="004967F7" w:rsidRDefault="00301391" w:rsidP="001C1E03">
            <w:pPr>
              <w:spacing w:before="60" w:after="60"/>
              <w:rPr>
                <w:rFonts w:asciiTheme="majorHAnsi" w:hAnsiTheme="majorHAnsi" w:cstheme="majorHAnsi"/>
                <w:b/>
                <w:sz w:val="20"/>
              </w:rPr>
            </w:pPr>
            <w:r w:rsidRPr="004967F7">
              <w:rPr>
                <w:rFonts w:asciiTheme="majorHAnsi" w:hAnsiTheme="majorHAnsi" w:cstheme="majorHAnsi"/>
                <w:b/>
                <w:sz w:val="20"/>
              </w:rPr>
              <w:t>Status:</w:t>
            </w:r>
          </w:p>
        </w:tc>
        <w:tc>
          <w:tcPr>
            <w:tcW w:w="1417" w:type="dxa"/>
            <w:vAlign w:val="center"/>
          </w:tcPr>
          <w:p w14:paraId="36D9071F" w14:textId="6D84CB39"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1662850167"/>
                <w14:checkbox>
                  <w14:checked w14:val="1"/>
                  <w14:checkedState w14:val="2612" w14:font="MS Gothic"/>
                  <w14:uncheckedState w14:val="2610" w14:font="MS Gothic"/>
                </w14:checkbox>
              </w:sdtPr>
              <w:sdtEndPr/>
              <w:sdtContent>
                <w:r w:rsidR="00466314"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Entwurf</w:t>
            </w:r>
          </w:p>
        </w:tc>
        <w:tc>
          <w:tcPr>
            <w:tcW w:w="1985" w:type="dxa"/>
            <w:vAlign w:val="center"/>
          </w:tcPr>
          <w:p w14:paraId="3EF30D8C" w14:textId="77777777"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2077041168"/>
                <w14:checkbox>
                  <w14:checked w14:val="0"/>
                  <w14:checkedState w14:val="2612" w14:font="MS Gothic"/>
                  <w14:uncheckedState w14:val="2610" w14:font="MS Gothic"/>
                </w14:checkbox>
              </w:sdtPr>
              <w:sdtEndPr/>
              <w:sdtContent>
                <w:r w:rsidR="00301391"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in Überarbeitung</w:t>
            </w:r>
          </w:p>
        </w:tc>
        <w:tc>
          <w:tcPr>
            <w:tcW w:w="1984" w:type="dxa"/>
            <w:vAlign w:val="center"/>
          </w:tcPr>
          <w:p w14:paraId="0D5B932C" w14:textId="77777777"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1696690479"/>
                <w14:checkbox>
                  <w14:checked w14:val="0"/>
                  <w14:checkedState w14:val="2612" w14:font="MS Gothic"/>
                  <w14:uncheckedState w14:val="2610" w14:font="MS Gothic"/>
                </w14:checkbox>
              </w:sdtPr>
              <w:sdtEndPr/>
              <w:sdtContent>
                <w:r w:rsidR="00301391"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in Prüfung</w:t>
            </w:r>
          </w:p>
        </w:tc>
        <w:tc>
          <w:tcPr>
            <w:tcW w:w="1985" w:type="dxa"/>
            <w:vAlign w:val="center"/>
          </w:tcPr>
          <w:p w14:paraId="0D29B443" w14:textId="43452AC1" w:rsidR="00301391" w:rsidRPr="004967F7" w:rsidRDefault="00CB61D4" w:rsidP="001C1E03">
            <w:pPr>
              <w:tabs>
                <w:tab w:val="left" w:pos="215"/>
              </w:tabs>
              <w:spacing w:before="120" w:after="60"/>
              <w:ind w:left="215" w:hanging="215"/>
              <w:rPr>
                <w:rFonts w:asciiTheme="majorHAnsi" w:hAnsiTheme="majorHAnsi" w:cstheme="majorHAnsi"/>
                <w:sz w:val="18"/>
                <w:szCs w:val="18"/>
              </w:rPr>
            </w:pPr>
            <w:sdt>
              <w:sdtPr>
                <w:rPr>
                  <w:rFonts w:asciiTheme="majorHAnsi" w:hAnsiTheme="majorHAnsi" w:cstheme="majorHAnsi"/>
                  <w:sz w:val="18"/>
                  <w:szCs w:val="18"/>
                </w:rPr>
                <w:id w:val="820389564"/>
                <w14:checkbox>
                  <w14:checked w14:val="0"/>
                  <w14:checkedState w14:val="2612" w14:font="MS Gothic"/>
                  <w14:uncheckedState w14:val="2610" w14:font="MS Gothic"/>
                </w14:checkbox>
              </w:sdtPr>
              <w:sdtEndPr/>
              <w:sdtContent>
                <w:r w:rsidR="00466314" w:rsidRPr="004967F7">
                  <w:rPr>
                    <w:rFonts w:ascii="Segoe UI Symbol" w:eastAsia="MS Gothic" w:hAnsi="Segoe UI Symbol" w:cs="Segoe UI Symbol"/>
                    <w:sz w:val="18"/>
                    <w:szCs w:val="18"/>
                  </w:rPr>
                  <w:t>☐</w:t>
                </w:r>
              </w:sdtContent>
            </w:sdt>
            <w:r w:rsidR="00301391" w:rsidRPr="004967F7">
              <w:rPr>
                <w:rFonts w:asciiTheme="majorHAnsi" w:hAnsiTheme="majorHAnsi" w:cstheme="majorHAnsi"/>
                <w:sz w:val="18"/>
                <w:szCs w:val="18"/>
              </w:rPr>
              <w:t xml:space="preserve"> Veröffentlichung</w:t>
            </w:r>
          </w:p>
        </w:tc>
      </w:tr>
    </w:tbl>
    <w:p w14:paraId="13EBECFC" w14:textId="5A10BDF1" w:rsidR="00301391" w:rsidRPr="004967F7" w:rsidRDefault="00301391" w:rsidP="00301391"/>
    <w:p w14:paraId="08A52935" w14:textId="7EB44891" w:rsidR="00EF2B45" w:rsidRPr="004967F7" w:rsidRDefault="00EF2B45">
      <w:pPr>
        <w:spacing w:after="200"/>
      </w:pPr>
      <w:r w:rsidRPr="004967F7">
        <w:br w:type="page"/>
      </w:r>
    </w:p>
    <w:p w14:paraId="7F68539C" w14:textId="77777777" w:rsidR="00EF2B45" w:rsidRPr="004967F7" w:rsidRDefault="00EF2B45" w:rsidP="00EF2B45">
      <w:pPr>
        <w:spacing w:after="200"/>
        <w:rPr>
          <w:color w:val="FF0000"/>
        </w:rPr>
      </w:pPr>
      <w:r w:rsidRPr="004967F7">
        <w:rPr>
          <w:color w:val="FF0000"/>
        </w:rPr>
        <w:lastRenderedPageBreak/>
        <w:t>&gt;&gt;&gt; Abschnitt Start – Dieser Abschnitt wird gelöscht, nach dem IT-Security Board Review &lt;&lt;&lt;</w:t>
      </w:r>
    </w:p>
    <w:p w14:paraId="605C9429" w14:textId="77777777" w:rsidR="00EF2B45" w:rsidRPr="004967F7" w:rsidRDefault="00EF2B45" w:rsidP="00EF2B45">
      <w:pPr>
        <w:spacing w:after="200"/>
        <w:rPr>
          <w:rStyle w:val="Emphasis"/>
        </w:rPr>
      </w:pPr>
      <w:r w:rsidRPr="004967F7">
        <w:rPr>
          <w:rStyle w:val="Emphasis"/>
        </w:rPr>
        <w:t>FARBKODIERUNG</w:t>
      </w:r>
    </w:p>
    <w:p w14:paraId="5AACD8E9" w14:textId="77777777" w:rsidR="00EF2B45" w:rsidRPr="004967F7" w:rsidRDefault="00EF2B45" w:rsidP="00EF2B45">
      <w:pPr>
        <w:pStyle w:val="StandardBox"/>
        <w:rPr>
          <w:rStyle w:val="Emphasis"/>
          <w:b w:val="0"/>
          <w:bCs/>
        </w:rPr>
      </w:pPr>
      <w:r w:rsidRPr="004967F7">
        <w:rPr>
          <w:rStyle w:val="Emphasis"/>
          <w:b w:val="0"/>
          <w:bCs/>
        </w:rPr>
        <w:t xml:space="preserve">Die folgenden Farbkodierungen, werden während des Review-Prozesses verwendet um </w:t>
      </w:r>
    </w:p>
    <w:tbl>
      <w:tblPr>
        <w:tblStyle w:val="TableGrid"/>
        <w:tblW w:w="0" w:type="auto"/>
        <w:tblLook w:val="04A0" w:firstRow="1" w:lastRow="0" w:firstColumn="1" w:lastColumn="0" w:noHBand="0" w:noVBand="1"/>
      </w:tblPr>
      <w:tblGrid>
        <w:gridCol w:w="704"/>
        <w:gridCol w:w="9207"/>
      </w:tblGrid>
      <w:tr w:rsidR="00EF2B45" w:rsidRPr="004967F7" w14:paraId="34E0A54B" w14:textId="77777777" w:rsidTr="009852CB">
        <w:tc>
          <w:tcPr>
            <w:tcW w:w="704" w:type="dxa"/>
            <w:shd w:val="clear" w:color="auto" w:fill="D9D9D9" w:themeFill="background1" w:themeFillShade="D9"/>
          </w:tcPr>
          <w:p w14:paraId="340A51B0" w14:textId="77777777" w:rsidR="00EF2B45" w:rsidRPr="004967F7" w:rsidRDefault="00EF2B45" w:rsidP="009852CB">
            <w:pPr>
              <w:pStyle w:val="StandardBox"/>
              <w:rPr>
                <w:rStyle w:val="Emphasis"/>
              </w:rPr>
            </w:pPr>
            <w:r w:rsidRPr="004967F7">
              <w:rPr>
                <w:rStyle w:val="Emphasis"/>
              </w:rPr>
              <w:t>Farbe</w:t>
            </w:r>
          </w:p>
        </w:tc>
        <w:tc>
          <w:tcPr>
            <w:tcW w:w="9207" w:type="dxa"/>
            <w:shd w:val="clear" w:color="auto" w:fill="D9D9D9" w:themeFill="background1" w:themeFillShade="D9"/>
          </w:tcPr>
          <w:p w14:paraId="0AECAE20" w14:textId="77777777" w:rsidR="00EF2B45" w:rsidRPr="004967F7" w:rsidRDefault="00EF2B45" w:rsidP="009852CB">
            <w:pPr>
              <w:pStyle w:val="StandardBox"/>
              <w:rPr>
                <w:rStyle w:val="Emphasis"/>
              </w:rPr>
            </w:pPr>
            <w:r w:rsidRPr="004967F7">
              <w:rPr>
                <w:rStyle w:val="Emphasis"/>
              </w:rPr>
              <w:t>Bedeutung</w:t>
            </w:r>
          </w:p>
        </w:tc>
      </w:tr>
      <w:tr w:rsidR="00EF2B45" w:rsidRPr="004967F7" w14:paraId="3094FA53" w14:textId="77777777" w:rsidTr="009852CB">
        <w:tc>
          <w:tcPr>
            <w:tcW w:w="704" w:type="dxa"/>
            <w:shd w:val="clear" w:color="auto" w:fill="FFFF00"/>
          </w:tcPr>
          <w:p w14:paraId="2931F368" w14:textId="77777777" w:rsidR="00EF2B45" w:rsidRPr="004967F7" w:rsidRDefault="00EF2B45" w:rsidP="009852CB">
            <w:pPr>
              <w:pStyle w:val="StandardBox"/>
              <w:rPr>
                <w:rStyle w:val="Emphasis"/>
                <w:b w:val="0"/>
                <w:bCs/>
              </w:rPr>
            </w:pPr>
          </w:p>
        </w:tc>
        <w:tc>
          <w:tcPr>
            <w:tcW w:w="9207" w:type="dxa"/>
          </w:tcPr>
          <w:p w14:paraId="7C53A95B" w14:textId="77777777" w:rsidR="00EF2B45" w:rsidRPr="004967F7" w:rsidRDefault="00EF2B45" w:rsidP="009852CB">
            <w:pPr>
              <w:pStyle w:val="StandardBox"/>
              <w:rPr>
                <w:rStyle w:val="Emphasis"/>
                <w:b w:val="0"/>
                <w:iCs w:val="0"/>
              </w:rPr>
            </w:pPr>
            <w:r w:rsidRPr="004967F7">
              <w:rPr>
                <w:rStyle w:val="Emphasis"/>
                <w:b w:val="0"/>
                <w:iCs w:val="0"/>
              </w:rPr>
              <w:t>Neue Vorgabe, meist aus Security Best Practices stammend</w:t>
            </w:r>
          </w:p>
        </w:tc>
      </w:tr>
      <w:tr w:rsidR="00EF2B45" w:rsidRPr="004967F7" w14:paraId="3397E116" w14:textId="77777777" w:rsidTr="009852CB">
        <w:tc>
          <w:tcPr>
            <w:tcW w:w="704" w:type="dxa"/>
            <w:shd w:val="clear" w:color="auto" w:fill="66FF33"/>
          </w:tcPr>
          <w:p w14:paraId="5E541C24" w14:textId="77777777" w:rsidR="00EF2B45" w:rsidRPr="004967F7" w:rsidRDefault="00EF2B45" w:rsidP="009852CB">
            <w:pPr>
              <w:pStyle w:val="StandardBox"/>
              <w:rPr>
                <w:rStyle w:val="Emphasis"/>
                <w:b w:val="0"/>
                <w:bCs/>
              </w:rPr>
            </w:pPr>
          </w:p>
        </w:tc>
        <w:tc>
          <w:tcPr>
            <w:tcW w:w="9207" w:type="dxa"/>
          </w:tcPr>
          <w:p w14:paraId="5BC870AF" w14:textId="77777777" w:rsidR="00EF2B45" w:rsidRPr="004967F7" w:rsidRDefault="00EF2B45" w:rsidP="009852CB">
            <w:pPr>
              <w:pStyle w:val="StandardBox"/>
              <w:rPr>
                <w:rStyle w:val="Emphasis"/>
                <w:b w:val="0"/>
                <w:iCs w:val="0"/>
              </w:rPr>
            </w:pPr>
            <w:proofErr w:type="spellStart"/>
            <w:r w:rsidRPr="004967F7">
              <w:rPr>
                <w:rStyle w:val="Emphasis"/>
                <w:b w:val="0"/>
                <w:iCs w:val="0"/>
              </w:rPr>
              <w:t>Verschäfte</w:t>
            </w:r>
            <w:proofErr w:type="spellEnd"/>
            <w:r w:rsidRPr="004967F7">
              <w:rPr>
                <w:rStyle w:val="Emphasis"/>
                <w:b w:val="0"/>
                <w:iCs w:val="0"/>
              </w:rPr>
              <w:t xml:space="preserve"> Vorgabe</w:t>
            </w:r>
          </w:p>
        </w:tc>
      </w:tr>
      <w:tr w:rsidR="00EF2B45" w:rsidRPr="004967F7" w14:paraId="0B38ECF8" w14:textId="77777777" w:rsidTr="009852CB">
        <w:tc>
          <w:tcPr>
            <w:tcW w:w="704" w:type="dxa"/>
            <w:shd w:val="clear" w:color="auto" w:fill="00FFFF"/>
          </w:tcPr>
          <w:p w14:paraId="64A2D7F7" w14:textId="77777777" w:rsidR="00EF2B45" w:rsidRPr="004967F7" w:rsidRDefault="00EF2B45" w:rsidP="009852CB">
            <w:pPr>
              <w:pStyle w:val="StandardBox"/>
              <w:rPr>
                <w:rStyle w:val="Emphasis"/>
                <w:b w:val="0"/>
                <w:bCs/>
              </w:rPr>
            </w:pPr>
          </w:p>
        </w:tc>
        <w:tc>
          <w:tcPr>
            <w:tcW w:w="9207" w:type="dxa"/>
          </w:tcPr>
          <w:p w14:paraId="564409CD" w14:textId="77777777" w:rsidR="00EF2B45" w:rsidRPr="004967F7" w:rsidRDefault="00EF2B45" w:rsidP="009852CB">
            <w:pPr>
              <w:pStyle w:val="StandardBox"/>
              <w:rPr>
                <w:rStyle w:val="Emphasis"/>
                <w:b w:val="0"/>
                <w:iCs w:val="0"/>
              </w:rPr>
            </w:pPr>
            <w:r w:rsidRPr="004967F7">
              <w:rPr>
                <w:rStyle w:val="Emphasis"/>
                <w:b w:val="0"/>
                <w:iCs w:val="0"/>
              </w:rPr>
              <w:t>Abgemilderte Vorgabe</w:t>
            </w:r>
          </w:p>
        </w:tc>
      </w:tr>
    </w:tbl>
    <w:p w14:paraId="21E7A45C" w14:textId="77777777" w:rsidR="00EF2B45" w:rsidRPr="004967F7" w:rsidRDefault="00EF2B45" w:rsidP="00EF2B45">
      <w:pPr>
        <w:pStyle w:val="StandardBox"/>
        <w:rPr>
          <w:rStyle w:val="Emphasis"/>
          <w:b w:val="0"/>
          <w:bCs/>
        </w:rPr>
      </w:pPr>
    </w:p>
    <w:p w14:paraId="4E993516" w14:textId="77777777" w:rsidR="00EF2B45" w:rsidRPr="004967F7" w:rsidRDefault="00EF2B45" w:rsidP="00EF2B45">
      <w:pPr>
        <w:pStyle w:val="StandardBox"/>
      </w:pPr>
      <w:r w:rsidRPr="004967F7">
        <w:rPr>
          <w:b/>
          <w:bCs/>
        </w:rPr>
        <w:t>Wichtig:</w:t>
      </w:r>
      <w:r w:rsidRPr="004967F7">
        <w:t xml:space="preserve"> die farblich nicht markierten Stellen reflektieren sehr häufig bereits existierende Vorgaben aus dem IT-Security Regelwerk, welches wir ablösen wollen. Es ist daher wichtig, dass diese Abschnitte genauso </w:t>
      </w:r>
      <w:proofErr w:type="spellStart"/>
      <w:r w:rsidRPr="004967F7">
        <w:t>reviewed</w:t>
      </w:r>
      <w:proofErr w:type="spellEnd"/>
      <w:r w:rsidRPr="004967F7">
        <w:t xml:space="preserve"> werden wie die farblich markierten, um Diskrepanzen feststellen zu können zu eigentlich bereits bestehenden Vorgaben.</w:t>
      </w:r>
    </w:p>
    <w:p w14:paraId="6550D22B" w14:textId="1B4F9A82" w:rsidR="008E6AED" w:rsidRPr="004967F7" w:rsidRDefault="00EF2B45" w:rsidP="00EF2B45">
      <w:pPr>
        <w:spacing w:after="200"/>
        <w:rPr>
          <w:color w:val="FF0000"/>
        </w:rPr>
      </w:pPr>
      <w:r w:rsidRPr="004967F7">
        <w:rPr>
          <w:color w:val="FF0000"/>
        </w:rPr>
        <w:t>&gt;&gt;&gt; Abschnitt Ende &lt;&lt;&lt;</w:t>
      </w:r>
    </w:p>
    <w:p w14:paraId="5099AC20" w14:textId="77777777" w:rsidR="008E6AED" w:rsidRPr="004967F7" w:rsidRDefault="008E6AED">
      <w:pPr>
        <w:spacing w:after="200"/>
      </w:pPr>
      <w:r w:rsidRPr="004967F7">
        <w:br w:type="page"/>
      </w:r>
    </w:p>
    <w:sdt>
      <w:sdtPr>
        <w:rPr>
          <w:rFonts w:ascii="Times New Roman" w:hAnsi="Times New Roman"/>
          <w:b w:val="0"/>
          <w:sz w:val="24"/>
        </w:rPr>
        <w:id w:val="-679041032"/>
        <w:docPartObj>
          <w:docPartGallery w:val="Table of Contents"/>
          <w:docPartUnique/>
        </w:docPartObj>
      </w:sdtPr>
      <w:sdtEndPr>
        <w:rPr>
          <w:bCs/>
          <w:noProof/>
        </w:rPr>
      </w:sdtEndPr>
      <w:sdtContent>
        <w:p w14:paraId="78BF0283" w14:textId="77777777" w:rsidR="00504800" w:rsidRPr="004967F7" w:rsidRDefault="00504800">
          <w:pPr>
            <w:pStyle w:val="TOCHeading"/>
            <w:rPr>
              <w:rFonts w:ascii="Times New Roman" w:hAnsi="Times New Roman"/>
              <w:b w:val="0"/>
              <w:sz w:val="24"/>
            </w:rPr>
          </w:pPr>
        </w:p>
        <w:p w14:paraId="36ECA3EC" w14:textId="6D693910" w:rsidR="008E6AED" w:rsidRPr="004967F7" w:rsidRDefault="002A3C08">
          <w:pPr>
            <w:pStyle w:val="TOCHeading"/>
          </w:pPr>
          <w:r w:rsidRPr="004967F7">
            <w:t>Inhaltsverzeichnis</w:t>
          </w:r>
        </w:p>
        <w:p w14:paraId="044D89B6" w14:textId="3BC146A6" w:rsidR="000364B5" w:rsidRDefault="008E6AED">
          <w:pPr>
            <w:pStyle w:val="TOC1"/>
            <w:rPr>
              <w:rFonts w:asciiTheme="minorHAnsi" w:eastAsiaTheme="minorEastAsia" w:hAnsiTheme="minorHAnsi"/>
              <w:noProof/>
              <w:color w:val="auto"/>
              <w:kern w:val="2"/>
              <w:szCs w:val="24"/>
              <w:lang w:eastAsia="de-CH"/>
              <w14:ligatures w14:val="standardContextual"/>
            </w:rPr>
          </w:pPr>
          <w:r w:rsidRPr="004967F7">
            <w:fldChar w:fldCharType="begin"/>
          </w:r>
          <w:r w:rsidRPr="004967F7">
            <w:instrText xml:space="preserve"> TOC \o "1-3" \h \z \u </w:instrText>
          </w:r>
          <w:r w:rsidRPr="004967F7">
            <w:fldChar w:fldCharType="separate"/>
          </w:r>
          <w:hyperlink w:anchor="_Toc211667070" w:history="1">
            <w:r w:rsidR="000364B5" w:rsidRPr="00564AA8">
              <w:rPr>
                <w:rStyle w:val="Hyperlink"/>
                <w:noProof/>
              </w:rPr>
              <w:t>1</w:t>
            </w:r>
            <w:r w:rsidR="000364B5">
              <w:rPr>
                <w:rFonts w:asciiTheme="minorHAnsi" w:eastAsiaTheme="minorEastAsia" w:hAnsiTheme="minorHAnsi"/>
                <w:noProof/>
                <w:color w:val="auto"/>
                <w:kern w:val="2"/>
                <w:szCs w:val="24"/>
                <w:lang w:eastAsia="de-CH"/>
                <w14:ligatures w14:val="standardContextual"/>
              </w:rPr>
              <w:tab/>
            </w:r>
            <w:r w:rsidR="000364B5" w:rsidRPr="00564AA8">
              <w:rPr>
                <w:rStyle w:val="Hyperlink"/>
                <w:noProof/>
              </w:rPr>
              <w:t>Einleitung</w:t>
            </w:r>
            <w:r w:rsidR="000364B5">
              <w:rPr>
                <w:noProof/>
                <w:webHidden/>
              </w:rPr>
              <w:tab/>
            </w:r>
            <w:r w:rsidR="000364B5">
              <w:rPr>
                <w:noProof/>
                <w:webHidden/>
              </w:rPr>
              <w:fldChar w:fldCharType="begin"/>
            </w:r>
            <w:r w:rsidR="000364B5">
              <w:rPr>
                <w:noProof/>
                <w:webHidden/>
              </w:rPr>
              <w:instrText xml:space="preserve"> PAGEREF _Toc211667070 \h </w:instrText>
            </w:r>
            <w:r w:rsidR="000364B5">
              <w:rPr>
                <w:noProof/>
                <w:webHidden/>
              </w:rPr>
            </w:r>
            <w:r w:rsidR="000364B5">
              <w:rPr>
                <w:noProof/>
                <w:webHidden/>
              </w:rPr>
              <w:fldChar w:fldCharType="separate"/>
            </w:r>
            <w:r w:rsidR="000364B5">
              <w:rPr>
                <w:noProof/>
                <w:webHidden/>
              </w:rPr>
              <w:t>5</w:t>
            </w:r>
            <w:r w:rsidR="000364B5">
              <w:rPr>
                <w:noProof/>
                <w:webHidden/>
              </w:rPr>
              <w:fldChar w:fldCharType="end"/>
            </w:r>
          </w:hyperlink>
        </w:p>
        <w:p w14:paraId="2DA8AD70" w14:textId="08ABF90A"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71" w:history="1">
            <w:r w:rsidRPr="00564AA8">
              <w:rPr>
                <w:rStyle w:val="Hyperlink"/>
                <w:noProof/>
              </w:rPr>
              <w:t>1.1</w:t>
            </w:r>
            <w:r>
              <w:rPr>
                <w:rFonts w:asciiTheme="minorHAnsi" w:eastAsiaTheme="minorEastAsia" w:hAnsiTheme="minorHAnsi"/>
                <w:noProof/>
                <w:color w:val="auto"/>
                <w:kern w:val="2"/>
                <w:szCs w:val="24"/>
                <w:lang w:eastAsia="de-CH"/>
                <w14:ligatures w14:val="standardContextual"/>
              </w:rPr>
              <w:tab/>
            </w:r>
            <w:r w:rsidRPr="00564AA8">
              <w:rPr>
                <w:rStyle w:val="Hyperlink"/>
                <w:noProof/>
              </w:rPr>
              <w:t>Zweck</w:t>
            </w:r>
            <w:r>
              <w:rPr>
                <w:noProof/>
                <w:webHidden/>
              </w:rPr>
              <w:tab/>
            </w:r>
            <w:r>
              <w:rPr>
                <w:noProof/>
                <w:webHidden/>
              </w:rPr>
              <w:fldChar w:fldCharType="begin"/>
            </w:r>
            <w:r>
              <w:rPr>
                <w:noProof/>
                <w:webHidden/>
              </w:rPr>
              <w:instrText xml:space="preserve"> PAGEREF _Toc211667071 \h </w:instrText>
            </w:r>
            <w:r>
              <w:rPr>
                <w:noProof/>
                <w:webHidden/>
              </w:rPr>
            </w:r>
            <w:r>
              <w:rPr>
                <w:noProof/>
                <w:webHidden/>
              </w:rPr>
              <w:fldChar w:fldCharType="separate"/>
            </w:r>
            <w:r>
              <w:rPr>
                <w:noProof/>
                <w:webHidden/>
              </w:rPr>
              <w:t>5</w:t>
            </w:r>
            <w:r>
              <w:rPr>
                <w:noProof/>
                <w:webHidden/>
              </w:rPr>
              <w:fldChar w:fldCharType="end"/>
            </w:r>
          </w:hyperlink>
        </w:p>
        <w:p w14:paraId="3B125C82" w14:textId="7A91519F"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72" w:history="1">
            <w:r w:rsidRPr="00564AA8">
              <w:rPr>
                <w:rStyle w:val="Hyperlink"/>
                <w:noProof/>
              </w:rPr>
              <w:t>1.2</w:t>
            </w:r>
            <w:r>
              <w:rPr>
                <w:rFonts w:asciiTheme="minorHAnsi" w:eastAsiaTheme="minorEastAsia" w:hAnsiTheme="minorHAnsi"/>
                <w:noProof/>
                <w:color w:val="auto"/>
                <w:kern w:val="2"/>
                <w:szCs w:val="24"/>
                <w:lang w:eastAsia="de-CH"/>
                <w14:ligatures w14:val="standardContextual"/>
              </w:rPr>
              <w:tab/>
            </w:r>
            <w:r w:rsidRPr="00564AA8">
              <w:rPr>
                <w:rStyle w:val="Hyperlink"/>
                <w:noProof/>
              </w:rPr>
              <w:t>Dokumentstruktur</w:t>
            </w:r>
            <w:r>
              <w:rPr>
                <w:noProof/>
                <w:webHidden/>
              </w:rPr>
              <w:tab/>
            </w:r>
            <w:r>
              <w:rPr>
                <w:noProof/>
                <w:webHidden/>
              </w:rPr>
              <w:fldChar w:fldCharType="begin"/>
            </w:r>
            <w:r>
              <w:rPr>
                <w:noProof/>
                <w:webHidden/>
              </w:rPr>
              <w:instrText xml:space="preserve"> PAGEREF _Toc211667072 \h </w:instrText>
            </w:r>
            <w:r>
              <w:rPr>
                <w:noProof/>
                <w:webHidden/>
              </w:rPr>
            </w:r>
            <w:r>
              <w:rPr>
                <w:noProof/>
                <w:webHidden/>
              </w:rPr>
              <w:fldChar w:fldCharType="separate"/>
            </w:r>
            <w:r>
              <w:rPr>
                <w:noProof/>
                <w:webHidden/>
              </w:rPr>
              <w:t>5</w:t>
            </w:r>
            <w:r>
              <w:rPr>
                <w:noProof/>
                <w:webHidden/>
              </w:rPr>
              <w:fldChar w:fldCharType="end"/>
            </w:r>
          </w:hyperlink>
        </w:p>
        <w:p w14:paraId="4A73B141" w14:textId="25643274"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73" w:history="1">
            <w:r w:rsidRPr="00564AA8">
              <w:rPr>
                <w:rStyle w:val="Hyperlink"/>
                <w:noProof/>
              </w:rPr>
              <w:t>1.3</w:t>
            </w:r>
            <w:r>
              <w:rPr>
                <w:rFonts w:asciiTheme="minorHAnsi" w:eastAsiaTheme="minorEastAsia" w:hAnsiTheme="minorHAnsi"/>
                <w:noProof/>
                <w:color w:val="auto"/>
                <w:kern w:val="2"/>
                <w:szCs w:val="24"/>
                <w:lang w:eastAsia="de-CH"/>
                <w14:ligatures w14:val="standardContextual"/>
              </w:rPr>
              <w:tab/>
            </w:r>
            <w:r w:rsidRPr="00564AA8">
              <w:rPr>
                <w:rStyle w:val="Hyperlink"/>
                <w:noProof/>
              </w:rPr>
              <w:t>Geltungsbereich</w:t>
            </w:r>
            <w:r>
              <w:rPr>
                <w:noProof/>
                <w:webHidden/>
              </w:rPr>
              <w:tab/>
            </w:r>
            <w:r>
              <w:rPr>
                <w:noProof/>
                <w:webHidden/>
              </w:rPr>
              <w:fldChar w:fldCharType="begin"/>
            </w:r>
            <w:r>
              <w:rPr>
                <w:noProof/>
                <w:webHidden/>
              </w:rPr>
              <w:instrText xml:space="preserve"> PAGEREF _Toc211667073 \h </w:instrText>
            </w:r>
            <w:r>
              <w:rPr>
                <w:noProof/>
                <w:webHidden/>
              </w:rPr>
            </w:r>
            <w:r>
              <w:rPr>
                <w:noProof/>
                <w:webHidden/>
              </w:rPr>
              <w:fldChar w:fldCharType="separate"/>
            </w:r>
            <w:r>
              <w:rPr>
                <w:noProof/>
                <w:webHidden/>
              </w:rPr>
              <w:t>6</w:t>
            </w:r>
            <w:r>
              <w:rPr>
                <w:noProof/>
                <w:webHidden/>
              </w:rPr>
              <w:fldChar w:fldCharType="end"/>
            </w:r>
          </w:hyperlink>
        </w:p>
        <w:p w14:paraId="5363F622" w14:textId="3CBBACD2"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74" w:history="1">
            <w:r w:rsidRPr="00564AA8">
              <w:rPr>
                <w:rStyle w:val="Hyperlink"/>
                <w:noProof/>
              </w:rPr>
              <w:t>1.3.1</w:t>
            </w:r>
            <w:r>
              <w:rPr>
                <w:rFonts w:asciiTheme="minorHAnsi" w:eastAsiaTheme="minorEastAsia" w:hAnsiTheme="minorHAnsi"/>
                <w:noProof/>
                <w:color w:val="auto"/>
                <w:kern w:val="2"/>
                <w:szCs w:val="24"/>
                <w:lang w:eastAsia="de-CH"/>
                <w14:ligatures w14:val="standardContextual"/>
              </w:rPr>
              <w:tab/>
            </w:r>
            <w:r w:rsidRPr="00564AA8">
              <w:rPr>
                <w:rStyle w:val="Hyperlink"/>
                <w:noProof/>
              </w:rPr>
              <w:t>Bezug zum und Ablösung des bestehenden IT-Security Regelwerks</w:t>
            </w:r>
            <w:r>
              <w:rPr>
                <w:noProof/>
                <w:webHidden/>
              </w:rPr>
              <w:tab/>
            </w:r>
            <w:r>
              <w:rPr>
                <w:noProof/>
                <w:webHidden/>
              </w:rPr>
              <w:fldChar w:fldCharType="begin"/>
            </w:r>
            <w:r>
              <w:rPr>
                <w:noProof/>
                <w:webHidden/>
              </w:rPr>
              <w:instrText xml:space="preserve"> PAGEREF _Toc211667074 \h </w:instrText>
            </w:r>
            <w:r>
              <w:rPr>
                <w:noProof/>
                <w:webHidden/>
              </w:rPr>
            </w:r>
            <w:r>
              <w:rPr>
                <w:noProof/>
                <w:webHidden/>
              </w:rPr>
              <w:fldChar w:fldCharType="separate"/>
            </w:r>
            <w:r>
              <w:rPr>
                <w:noProof/>
                <w:webHidden/>
              </w:rPr>
              <w:t>6</w:t>
            </w:r>
            <w:r>
              <w:rPr>
                <w:noProof/>
                <w:webHidden/>
              </w:rPr>
              <w:fldChar w:fldCharType="end"/>
            </w:r>
          </w:hyperlink>
        </w:p>
        <w:p w14:paraId="3CE6694B" w14:textId="3F15271A"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75" w:history="1">
            <w:r w:rsidRPr="00564AA8">
              <w:rPr>
                <w:rStyle w:val="Hyperlink"/>
                <w:noProof/>
              </w:rPr>
              <w:t>1.4</w:t>
            </w:r>
            <w:r>
              <w:rPr>
                <w:rFonts w:asciiTheme="minorHAnsi" w:eastAsiaTheme="minorEastAsia" w:hAnsiTheme="minorHAnsi"/>
                <w:noProof/>
                <w:color w:val="auto"/>
                <w:kern w:val="2"/>
                <w:szCs w:val="24"/>
                <w:lang w:eastAsia="de-CH"/>
                <w14:ligatures w14:val="standardContextual"/>
              </w:rPr>
              <w:tab/>
            </w:r>
            <w:r w:rsidRPr="00564AA8">
              <w:rPr>
                <w:rStyle w:val="Hyperlink"/>
                <w:noProof/>
              </w:rPr>
              <w:t>Abgrenzung</w:t>
            </w:r>
            <w:r>
              <w:rPr>
                <w:noProof/>
                <w:webHidden/>
              </w:rPr>
              <w:tab/>
            </w:r>
            <w:r>
              <w:rPr>
                <w:noProof/>
                <w:webHidden/>
              </w:rPr>
              <w:fldChar w:fldCharType="begin"/>
            </w:r>
            <w:r>
              <w:rPr>
                <w:noProof/>
                <w:webHidden/>
              </w:rPr>
              <w:instrText xml:space="preserve"> PAGEREF _Toc211667075 \h </w:instrText>
            </w:r>
            <w:r>
              <w:rPr>
                <w:noProof/>
                <w:webHidden/>
              </w:rPr>
            </w:r>
            <w:r>
              <w:rPr>
                <w:noProof/>
                <w:webHidden/>
              </w:rPr>
              <w:fldChar w:fldCharType="separate"/>
            </w:r>
            <w:r>
              <w:rPr>
                <w:noProof/>
                <w:webHidden/>
              </w:rPr>
              <w:t>6</w:t>
            </w:r>
            <w:r>
              <w:rPr>
                <w:noProof/>
                <w:webHidden/>
              </w:rPr>
              <w:fldChar w:fldCharType="end"/>
            </w:r>
          </w:hyperlink>
        </w:p>
        <w:p w14:paraId="6E622E25" w14:textId="322F9AC7"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76" w:history="1">
            <w:r w:rsidRPr="00564AA8">
              <w:rPr>
                <w:rStyle w:val="Hyperlink"/>
                <w:noProof/>
              </w:rPr>
              <w:t>1.5</w:t>
            </w:r>
            <w:r>
              <w:rPr>
                <w:rFonts w:asciiTheme="minorHAnsi" w:eastAsiaTheme="minorEastAsia" w:hAnsiTheme="minorHAnsi"/>
                <w:noProof/>
                <w:color w:val="auto"/>
                <w:kern w:val="2"/>
                <w:szCs w:val="24"/>
                <w:lang w:eastAsia="de-CH"/>
                <w14:ligatures w14:val="standardContextual"/>
              </w:rPr>
              <w:tab/>
            </w:r>
            <w:r w:rsidRPr="00564AA8">
              <w:rPr>
                <w:rStyle w:val="Hyperlink"/>
                <w:noProof/>
              </w:rPr>
              <w:t>Ausnahmeregelungen</w:t>
            </w:r>
            <w:r>
              <w:rPr>
                <w:noProof/>
                <w:webHidden/>
              </w:rPr>
              <w:tab/>
            </w:r>
            <w:r>
              <w:rPr>
                <w:noProof/>
                <w:webHidden/>
              </w:rPr>
              <w:fldChar w:fldCharType="begin"/>
            </w:r>
            <w:r>
              <w:rPr>
                <w:noProof/>
                <w:webHidden/>
              </w:rPr>
              <w:instrText xml:space="preserve"> PAGEREF _Toc211667076 \h </w:instrText>
            </w:r>
            <w:r>
              <w:rPr>
                <w:noProof/>
                <w:webHidden/>
              </w:rPr>
            </w:r>
            <w:r>
              <w:rPr>
                <w:noProof/>
                <w:webHidden/>
              </w:rPr>
              <w:fldChar w:fldCharType="separate"/>
            </w:r>
            <w:r>
              <w:rPr>
                <w:noProof/>
                <w:webHidden/>
              </w:rPr>
              <w:t>7</w:t>
            </w:r>
            <w:r>
              <w:rPr>
                <w:noProof/>
                <w:webHidden/>
              </w:rPr>
              <w:fldChar w:fldCharType="end"/>
            </w:r>
          </w:hyperlink>
        </w:p>
        <w:p w14:paraId="479141B8" w14:textId="333C4E7B"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77" w:history="1">
            <w:r w:rsidRPr="00564AA8">
              <w:rPr>
                <w:rStyle w:val="Hyperlink"/>
                <w:noProof/>
              </w:rPr>
              <w:t>1.6</w:t>
            </w:r>
            <w:r>
              <w:rPr>
                <w:rFonts w:asciiTheme="minorHAnsi" w:eastAsiaTheme="minorEastAsia" w:hAnsiTheme="minorHAnsi"/>
                <w:noProof/>
                <w:color w:val="auto"/>
                <w:kern w:val="2"/>
                <w:szCs w:val="24"/>
                <w:lang w:eastAsia="de-CH"/>
                <w14:ligatures w14:val="standardContextual"/>
              </w:rPr>
              <w:tab/>
            </w:r>
            <w:r w:rsidRPr="00564AA8">
              <w:rPr>
                <w:rStyle w:val="Hyperlink"/>
                <w:noProof/>
              </w:rPr>
              <w:t>Definitionen</w:t>
            </w:r>
            <w:r>
              <w:rPr>
                <w:noProof/>
                <w:webHidden/>
              </w:rPr>
              <w:tab/>
            </w:r>
            <w:r>
              <w:rPr>
                <w:noProof/>
                <w:webHidden/>
              </w:rPr>
              <w:fldChar w:fldCharType="begin"/>
            </w:r>
            <w:r>
              <w:rPr>
                <w:noProof/>
                <w:webHidden/>
              </w:rPr>
              <w:instrText xml:space="preserve"> PAGEREF _Toc211667077 \h </w:instrText>
            </w:r>
            <w:r>
              <w:rPr>
                <w:noProof/>
                <w:webHidden/>
              </w:rPr>
            </w:r>
            <w:r>
              <w:rPr>
                <w:noProof/>
                <w:webHidden/>
              </w:rPr>
              <w:fldChar w:fldCharType="separate"/>
            </w:r>
            <w:r>
              <w:rPr>
                <w:noProof/>
                <w:webHidden/>
              </w:rPr>
              <w:t>7</w:t>
            </w:r>
            <w:r>
              <w:rPr>
                <w:noProof/>
                <w:webHidden/>
              </w:rPr>
              <w:fldChar w:fldCharType="end"/>
            </w:r>
          </w:hyperlink>
        </w:p>
        <w:p w14:paraId="2A93087C" w14:textId="70EBA7A4"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078" w:history="1">
            <w:r w:rsidRPr="00564AA8">
              <w:rPr>
                <w:rStyle w:val="Hyperlink"/>
                <w:noProof/>
              </w:rPr>
              <w:t>2</w:t>
            </w:r>
            <w:r>
              <w:rPr>
                <w:rFonts w:asciiTheme="minorHAnsi" w:eastAsiaTheme="minorEastAsia" w:hAnsiTheme="minorHAnsi"/>
                <w:noProof/>
                <w:color w:val="auto"/>
                <w:kern w:val="2"/>
                <w:szCs w:val="24"/>
                <w:lang w:eastAsia="de-CH"/>
                <w14:ligatures w14:val="standardContextual"/>
              </w:rPr>
              <w:tab/>
            </w:r>
            <w:r w:rsidRPr="00564AA8">
              <w:rPr>
                <w:rStyle w:val="Hyperlink"/>
                <w:noProof/>
              </w:rPr>
              <w:t>Rahmenbedingungen</w:t>
            </w:r>
            <w:r>
              <w:rPr>
                <w:noProof/>
                <w:webHidden/>
              </w:rPr>
              <w:tab/>
            </w:r>
            <w:r>
              <w:rPr>
                <w:noProof/>
                <w:webHidden/>
              </w:rPr>
              <w:fldChar w:fldCharType="begin"/>
            </w:r>
            <w:r>
              <w:rPr>
                <w:noProof/>
                <w:webHidden/>
              </w:rPr>
              <w:instrText xml:space="preserve"> PAGEREF _Toc211667078 \h </w:instrText>
            </w:r>
            <w:r>
              <w:rPr>
                <w:noProof/>
                <w:webHidden/>
              </w:rPr>
            </w:r>
            <w:r>
              <w:rPr>
                <w:noProof/>
                <w:webHidden/>
              </w:rPr>
              <w:fldChar w:fldCharType="separate"/>
            </w:r>
            <w:r>
              <w:rPr>
                <w:noProof/>
                <w:webHidden/>
              </w:rPr>
              <w:t>8</w:t>
            </w:r>
            <w:r>
              <w:rPr>
                <w:noProof/>
                <w:webHidden/>
              </w:rPr>
              <w:fldChar w:fldCharType="end"/>
            </w:r>
          </w:hyperlink>
        </w:p>
        <w:p w14:paraId="65B95250" w14:textId="3863B6A9"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79" w:history="1">
            <w:r w:rsidRPr="00564AA8">
              <w:rPr>
                <w:rStyle w:val="Hyperlink"/>
                <w:noProof/>
              </w:rPr>
              <w:t>2.1</w:t>
            </w:r>
            <w:r>
              <w:rPr>
                <w:rFonts w:asciiTheme="minorHAnsi" w:eastAsiaTheme="minorEastAsia" w:hAnsiTheme="minorHAnsi"/>
                <w:noProof/>
                <w:color w:val="auto"/>
                <w:kern w:val="2"/>
                <w:szCs w:val="24"/>
                <w:lang w:eastAsia="de-CH"/>
                <w14:ligatures w14:val="standardContextual"/>
              </w:rPr>
              <w:tab/>
            </w:r>
            <w:r w:rsidRPr="00564AA8">
              <w:rPr>
                <w:rStyle w:val="Hyperlink"/>
                <w:noProof/>
              </w:rPr>
              <w:t>Schutzbedarfsanalyse und Sicherheitsstufen</w:t>
            </w:r>
            <w:r>
              <w:rPr>
                <w:noProof/>
                <w:webHidden/>
              </w:rPr>
              <w:tab/>
            </w:r>
            <w:r>
              <w:rPr>
                <w:noProof/>
                <w:webHidden/>
              </w:rPr>
              <w:fldChar w:fldCharType="begin"/>
            </w:r>
            <w:r>
              <w:rPr>
                <w:noProof/>
                <w:webHidden/>
              </w:rPr>
              <w:instrText xml:space="preserve"> PAGEREF _Toc211667079 \h </w:instrText>
            </w:r>
            <w:r>
              <w:rPr>
                <w:noProof/>
                <w:webHidden/>
              </w:rPr>
            </w:r>
            <w:r>
              <w:rPr>
                <w:noProof/>
                <w:webHidden/>
              </w:rPr>
              <w:fldChar w:fldCharType="separate"/>
            </w:r>
            <w:r>
              <w:rPr>
                <w:noProof/>
                <w:webHidden/>
              </w:rPr>
              <w:t>8</w:t>
            </w:r>
            <w:r>
              <w:rPr>
                <w:noProof/>
                <w:webHidden/>
              </w:rPr>
              <w:fldChar w:fldCharType="end"/>
            </w:r>
          </w:hyperlink>
        </w:p>
        <w:p w14:paraId="1197BC07" w14:textId="324137C5"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080" w:history="1">
            <w:r w:rsidRPr="00564AA8">
              <w:rPr>
                <w:rStyle w:val="Hyperlink"/>
                <w:noProof/>
              </w:rPr>
              <w:t>3</w:t>
            </w:r>
            <w:r>
              <w:rPr>
                <w:rFonts w:asciiTheme="minorHAnsi" w:eastAsiaTheme="minorEastAsia" w:hAnsiTheme="minorHAnsi"/>
                <w:noProof/>
                <w:color w:val="auto"/>
                <w:kern w:val="2"/>
                <w:szCs w:val="24"/>
                <w:lang w:eastAsia="de-CH"/>
                <w14:ligatures w14:val="standardContextual"/>
              </w:rPr>
              <w:tab/>
            </w:r>
            <w:r w:rsidRPr="00564AA8">
              <w:rPr>
                <w:rStyle w:val="Hyperlink"/>
                <w:noProof/>
              </w:rPr>
              <w:t>Prinzipien</w:t>
            </w:r>
            <w:r>
              <w:rPr>
                <w:noProof/>
                <w:webHidden/>
              </w:rPr>
              <w:tab/>
            </w:r>
            <w:r>
              <w:rPr>
                <w:noProof/>
                <w:webHidden/>
              </w:rPr>
              <w:fldChar w:fldCharType="begin"/>
            </w:r>
            <w:r>
              <w:rPr>
                <w:noProof/>
                <w:webHidden/>
              </w:rPr>
              <w:instrText xml:space="preserve"> PAGEREF _Toc211667080 \h </w:instrText>
            </w:r>
            <w:r>
              <w:rPr>
                <w:noProof/>
                <w:webHidden/>
              </w:rPr>
            </w:r>
            <w:r>
              <w:rPr>
                <w:noProof/>
                <w:webHidden/>
              </w:rPr>
              <w:fldChar w:fldCharType="separate"/>
            </w:r>
            <w:r>
              <w:rPr>
                <w:noProof/>
                <w:webHidden/>
              </w:rPr>
              <w:t>8</w:t>
            </w:r>
            <w:r>
              <w:rPr>
                <w:noProof/>
                <w:webHidden/>
              </w:rPr>
              <w:fldChar w:fldCharType="end"/>
            </w:r>
          </w:hyperlink>
        </w:p>
        <w:p w14:paraId="051520C7" w14:textId="41ADEB60"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081" w:history="1">
            <w:r w:rsidRPr="00564AA8">
              <w:rPr>
                <w:rStyle w:val="Hyperlink"/>
                <w:noProof/>
              </w:rPr>
              <w:t>4</w:t>
            </w:r>
            <w:r>
              <w:rPr>
                <w:rFonts w:asciiTheme="minorHAnsi" w:eastAsiaTheme="minorEastAsia" w:hAnsiTheme="minorHAnsi"/>
                <w:noProof/>
                <w:color w:val="auto"/>
                <w:kern w:val="2"/>
                <w:szCs w:val="24"/>
                <w:lang w:eastAsia="de-CH"/>
                <w14:ligatures w14:val="standardContextual"/>
              </w:rPr>
              <w:tab/>
            </w:r>
            <w:r w:rsidRPr="00564AA8">
              <w:rPr>
                <w:rStyle w:val="Hyperlink"/>
                <w:noProof/>
              </w:rPr>
              <w:t>IT-Security Vorgaben</w:t>
            </w:r>
            <w:r>
              <w:rPr>
                <w:noProof/>
                <w:webHidden/>
              </w:rPr>
              <w:tab/>
            </w:r>
            <w:r>
              <w:rPr>
                <w:noProof/>
                <w:webHidden/>
              </w:rPr>
              <w:fldChar w:fldCharType="begin"/>
            </w:r>
            <w:r>
              <w:rPr>
                <w:noProof/>
                <w:webHidden/>
              </w:rPr>
              <w:instrText xml:space="preserve"> PAGEREF _Toc211667081 \h </w:instrText>
            </w:r>
            <w:r>
              <w:rPr>
                <w:noProof/>
                <w:webHidden/>
              </w:rPr>
            </w:r>
            <w:r>
              <w:rPr>
                <w:noProof/>
                <w:webHidden/>
              </w:rPr>
              <w:fldChar w:fldCharType="separate"/>
            </w:r>
            <w:r>
              <w:rPr>
                <w:noProof/>
                <w:webHidden/>
              </w:rPr>
              <w:t>11</w:t>
            </w:r>
            <w:r>
              <w:rPr>
                <w:noProof/>
                <w:webHidden/>
              </w:rPr>
              <w:fldChar w:fldCharType="end"/>
            </w:r>
          </w:hyperlink>
        </w:p>
        <w:p w14:paraId="169729AB" w14:textId="0BC6F3D2"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82" w:history="1">
            <w:r w:rsidRPr="00564AA8">
              <w:rPr>
                <w:rStyle w:val="Hyperlink"/>
                <w:noProof/>
              </w:rPr>
              <w:t>4.1</w:t>
            </w:r>
            <w:r>
              <w:rPr>
                <w:rFonts w:asciiTheme="minorHAnsi" w:eastAsiaTheme="minorEastAsia" w:hAnsiTheme="minorHAnsi"/>
                <w:noProof/>
                <w:color w:val="auto"/>
                <w:kern w:val="2"/>
                <w:szCs w:val="24"/>
                <w:lang w:eastAsia="de-CH"/>
                <w14:ligatures w14:val="standardContextual"/>
              </w:rPr>
              <w:tab/>
            </w:r>
            <w:r w:rsidRPr="00564AA8">
              <w:rPr>
                <w:rStyle w:val="Hyperlink"/>
                <w:noProof/>
              </w:rPr>
              <w:t>Abkürzungsverzeichnis</w:t>
            </w:r>
            <w:r>
              <w:rPr>
                <w:noProof/>
                <w:webHidden/>
              </w:rPr>
              <w:tab/>
            </w:r>
            <w:r>
              <w:rPr>
                <w:noProof/>
                <w:webHidden/>
              </w:rPr>
              <w:fldChar w:fldCharType="begin"/>
            </w:r>
            <w:r>
              <w:rPr>
                <w:noProof/>
                <w:webHidden/>
              </w:rPr>
              <w:instrText xml:space="preserve"> PAGEREF _Toc211667082 \h </w:instrText>
            </w:r>
            <w:r>
              <w:rPr>
                <w:noProof/>
                <w:webHidden/>
              </w:rPr>
            </w:r>
            <w:r>
              <w:rPr>
                <w:noProof/>
                <w:webHidden/>
              </w:rPr>
              <w:fldChar w:fldCharType="separate"/>
            </w:r>
            <w:r>
              <w:rPr>
                <w:noProof/>
                <w:webHidden/>
              </w:rPr>
              <w:t>11</w:t>
            </w:r>
            <w:r>
              <w:rPr>
                <w:noProof/>
                <w:webHidden/>
              </w:rPr>
              <w:fldChar w:fldCharType="end"/>
            </w:r>
          </w:hyperlink>
        </w:p>
        <w:p w14:paraId="40264183" w14:textId="548DDDF6"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83" w:history="1">
            <w:r w:rsidRPr="00564AA8">
              <w:rPr>
                <w:rStyle w:val="Hyperlink"/>
                <w:noProof/>
              </w:rPr>
              <w:t>4.2</w:t>
            </w:r>
            <w:r>
              <w:rPr>
                <w:rFonts w:asciiTheme="minorHAnsi" w:eastAsiaTheme="minorEastAsia" w:hAnsiTheme="minorHAnsi"/>
                <w:noProof/>
                <w:color w:val="auto"/>
                <w:kern w:val="2"/>
                <w:szCs w:val="24"/>
                <w:lang w:eastAsia="de-CH"/>
                <w14:ligatures w14:val="standardContextual"/>
              </w:rPr>
              <w:tab/>
            </w:r>
            <w:r w:rsidRPr="00564AA8">
              <w:rPr>
                <w:rStyle w:val="Hyperlink"/>
                <w:noProof/>
              </w:rPr>
              <w:t>Strukturierung der IT-Security Vorgaben</w:t>
            </w:r>
            <w:r>
              <w:rPr>
                <w:noProof/>
                <w:webHidden/>
              </w:rPr>
              <w:tab/>
            </w:r>
            <w:r>
              <w:rPr>
                <w:noProof/>
                <w:webHidden/>
              </w:rPr>
              <w:fldChar w:fldCharType="begin"/>
            </w:r>
            <w:r>
              <w:rPr>
                <w:noProof/>
                <w:webHidden/>
              </w:rPr>
              <w:instrText xml:space="preserve"> PAGEREF _Toc211667083 \h </w:instrText>
            </w:r>
            <w:r>
              <w:rPr>
                <w:noProof/>
                <w:webHidden/>
              </w:rPr>
            </w:r>
            <w:r>
              <w:rPr>
                <w:noProof/>
                <w:webHidden/>
              </w:rPr>
              <w:fldChar w:fldCharType="separate"/>
            </w:r>
            <w:r>
              <w:rPr>
                <w:noProof/>
                <w:webHidden/>
              </w:rPr>
              <w:t>11</w:t>
            </w:r>
            <w:r>
              <w:rPr>
                <w:noProof/>
                <w:webHidden/>
              </w:rPr>
              <w:fldChar w:fldCharType="end"/>
            </w:r>
          </w:hyperlink>
        </w:p>
        <w:p w14:paraId="16AC27DE" w14:textId="1080A43F"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84" w:history="1">
            <w:r w:rsidRPr="00564AA8">
              <w:rPr>
                <w:rStyle w:val="Hyperlink"/>
                <w:noProof/>
              </w:rPr>
              <w:t>4.3</w:t>
            </w:r>
            <w:r>
              <w:rPr>
                <w:rFonts w:asciiTheme="minorHAnsi" w:eastAsiaTheme="minorEastAsia" w:hAnsiTheme="minorHAnsi"/>
                <w:noProof/>
                <w:color w:val="auto"/>
                <w:kern w:val="2"/>
                <w:szCs w:val="24"/>
                <w:lang w:eastAsia="de-CH"/>
                <w14:ligatures w14:val="standardContextual"/>
              </w:rPr>
              <w:tab/>
            </w:r>
            <w:r w:rsidRPr="00564AA8">
              <w:rPr>
                <w:rStyle w:val="Hyperlink"/>
                <w:noProof/>
              </w:rPr>
              <w:t>Allgemeine IT-Security Vorgaben</w:t>
            </w:r>
            <w:r>
              <w:rPr>
                <w:noProof/>
                <w:webHidden/>
              </w:rPr>
              <w:tab/>
            </w:r>
            <w:r>
              <w:rPr>
                <w:noProof/>
                <w:webHidden/>
              </w:rPr>
              <w:fldChar w:fldCharType="begin"/>
            </w:r>
            <w:r>
              <w:rPr>
                <w:noProof/>
                <w:webHidden/>
              </w:rPr>
              <w:instrText xml:space="preserve"> PAGEREF _Toc211667084 \h </w:instrText>
            </w:r>
            <w:r>
              <w:rPr>
                <w:noProof/>
                <w:webHidden/>
              </w:rPr>
            </w:r>
            <w:r>
              <w:rPr>
                <w:noProof/>
                <w:webHidden/>
              </w:rPr>
              <w:fldChar w:fldCharType="separate"/>
            </w:r>
            <w:r>
              <w:rPr>
                <w:noProof/>
                <w:webHidden/>
              </w:rPr>
              <w:t>12</w:t>
            </w:r>
            <w:r>
              <w:rPr>
                <w:noProof/>
                <w:webHidden/>
              </w:rPr>
              <w:fldChar w:fldCharType="end"/>
            </w:r>
          </w:hyperlink>
        </w:p>
        <w:p w14:paraId="65822AFD" w14:textId="24AC119B"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85" w:history="1">
            <w:r w:rsidRPr="00564AA8">
              <w:rPr>
                <w:rStyle w:val="Hyperlink"/>
                <w:noProof/>
              </w:rPr>
              <w:t>4.3.1</w:t>
            </w:r>
            <w:r>
              <w:rPr>
                <w:rFonts w:asciiTheme="minorHAnsi" w:eastAsiaTheme="minorEastAsia" w:hAnsiTheme="minorHAnsi"/>
                <w:noProof/>
                <w:color w:val="auto"/>
                <w:kern w:val="2"/>
                <w:szCs w:val="24"/>
                <w:lang w:eastAsia="de-CH"/>
                <w14:ligatures w14:val="standardContextual"/>
              </w:rPr>
              <w:tab/>
            </w:r>
            <w:r w:rsidRPr="00564AA8">
              <w:rPr>
                <w:rStyle w:val="Hyperlink"/>
                <w:noProof/>
              </w:rPr>
              <w:t>Secure Operations</w:t>
            </w:r>
            <w:r>
              <w:rPr>
                <w:noProof/>
                <w:webHidden/>
              </w:rPr>
              <w:tab/>
            </w:r>
            <w:r>
              <w:rPr>
                <w:noProof/>
                <w:webHidden/>
              </w:rPr>
              <w:fldChar w:fldCharType="begin"/>
            </w:r>
            <w:r>
              <w:rPr>
                <w:noProof/>
                <w:webHidden/>
              </w:rPr>
              <w:instrText xml:space="preserve"> PAGEREF _Toc211667085 \h </w:instrText>
            </w:r>
            <w:r>
              <w:rPr>
                <w:noProof/>
                <w:webHidden/>
              </w:rPr>
            </w:r>
            <w:r>
              <w:rPr>
                <w:noProof/>
                <w:webHidden/>
              </w:rPr>
              <w:fldChar w:fldCharType="separate"/>
            </w:r>
            <w:r>
              <w:rPr>
                <w:noProof/>
                <w:webHidden/>
              </w:rPr>
              <w:t>12</w:t>
            </w:r>
            <w:r>
              <w:rPr>
                <w:noProof/>
                <w:webHidden/>
              </w:rPr>
              <w:fldChar w:fldCharType="end"/>
            </w:r>
          </w:hyperlink>
        </w:p>
        <w:p w14:paraId="4DB826B8" w14:textId="1AAB9A2D"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86" w:history="1">
            <w:r w:rsidRPr="00564AA8">
              <w:rPr>
                <w:rStyle w:val="Hyperlink"/>
                <w:noProof/>
              </w:rPr>
              <w:t>4.3.2</w:t>
            </w:r>
            <w:r>
              <w:rPr>
                <w:rFonts w:asciiTheme="minorHAnsi" w:eastAsiaTheme="minorEastAsia" w:hAnsiTheme="minorHAnsi"/>
                <w:noProof/>
                <w:color w:val="auto"/>
                <w:kern w:val="2"/>
                <w:szCs w:val="24"/>
                <w:lang w:eastAsia="de-CH"/>
                <w14:ligatures w14:val="standardContextual"/>
              </w:rPr>
              <w:tab/>
            </w:r>
            <w:r w:rsidRPr="00564AA8">
              <w:rPr>
                <w:rStyle w:val="Hyperlink"/>
                <w:noProof/>
              </w:rPr>
              <w:t>Verträge</w:t>
            </w:r>
            <w:r>
              <w:rPr>
                <w:noProof/>
                <w:webHidden/>
              </w:rPr>
              <w:tab/>
            </w:r>
            <w:r>
              <w:rPr>
                <w:noProof/>
                <w:webHidden/>
              </w:rPr>
              <w:fldChar w:fldCharType="begin"/>
            </w:r>
            <w:r>
              <w:rPr>
                <w:noProof/>
                <w:webHidden/>
              </w:rPr>
              <w:instrText xml:space="preserve"> PAGEREF _Toc211667086 \h </w:instrText>
            </w:r>
            <w:r>
              <w:rPr>
                <w:noProof/>
                <w:webHidden/>
              </w:rPr>
            </w:r>
            <w:r>
              <w:rPr>
                <w:noProof/>
                <w:webHidden/>
              </w:rPr>
              <w:fldChar w:fldCharType="separate"/>
            </w:r>
            <w:r>
              <w:rPr>
                <w:noProof/>
                <w:webHidden/>
              </w:rPr>
              <w:t>12</w:t>
            </w:r>
            <w:r>
              <w:rPr>
                <w:noProof/>
                <w:webHidden/>
              </w:rPr>
              <w:fldChar w:fldCharType="end"/>
            </w:r>
          </w:hyperlink>
        </w:p>
        <w:p w14:paraId="2CB22F85" w14:textId="4E7661D9"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87" w:history="1">
            <w:r w:rsidRPr="00564AA8">
              <w:rPr>
                <w:rStyle w:val="Hyperlink"/>
                <w:noProof/>
              </w:rPr>
              <w:t>4.4</w:t>
            </w:r>
            <w:r>
              <w:rPr>
                <w:rFonts w:asciiTheme="minorHAnsi" w:eastAsiaTheme="minorEastAsia" w:hAnsiTheme="minorHAnsi"/>
                <w:noProof/>
                <w:color w:val="auto"/>
                <w:kern w:val="2"/>
                <w:szCs w:val="24"/>
                <w:lang w:eastAsia="de-CH"/>
                <w14:ligatures w14:val="standardContextual"/>
              </w:rPr>
              <w:tab/>
            </w:r>
            <w:r w:rsidRPr="00564AA8">
              <w:rPr>
                <w:rStyle w:val="Hyperlink"/>
                <w:noProof/>
              </w:rPr>
              <w:t>Datensicherheitsvorgaben</w:t>
            </w:r>
            <w:r>
              <w:rPr>
                <w:noProof/>
                <w:webHidden/>
              </w:rPr>
              <w:tab/>
            </w:r>
            <w:r>
              <w:rPr>
                <w:noProof/>
                <w:webHidden/>
              </w:rPr>
              <w:fldChar w:fldCharType="begin"/>
            </w:r>
            <w:r>
              <w:rPr>
                <w:noProof/>
                <w:webHidden/>
              </w:rPr>
              <w:instrText xml:space="preserve"> PAGEREF _Toc211667087 \h </w:instrText>
            </w:r>
            <w:r>
              <w:rPr>
                <w:noProof/>
                <w:webHidden/>
              </w:rPr>
            </w:r>
            <w:r>
              <w:rPr>
                <w:noProof/>
                <w:webHidden/>
              </w:rPr>
              <w:fldChar w:fldCharType="separate"/>
            </w:r>
            <w:r>
              <w:rPr>
                <w:noProof/>
                <w:webHidden/>
              </w:rPr>
              <w:t>13</w:t>
            </w:r>
            <w:r>
              <w:rPr>
                <w:noProof/>
                <w:webHidden/>
              </w:rPr>
              <w:fldChar w:fldCharType="end"/>
            </w:r>
          </w:hyperlink>
        </w:p>
        <w:p w14:paraId="4AD5D084" w14:textId="3FAF785F"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88" w:history="1">
            <w:r w:rsidRPr="00564AA8">
              <w:rPr>
                <w:rStyle w:val="Hyperlink"/>
                <w:noProof/>
              </w:rPr>
              <w:t>4.4.1</w:t>
            </w:r>
            <w:r>
              <w:rPr>
                <w:rFonts w:asciiTheme="minorHAnsi" w:eastAsiaTheme="minorEastAsia" w:hAnsiTheme="minorHAnsi"/>
                <w:noProof/>
                <w:color w:val="auto"/>
                <w:kern w:val="2"/>
                <w:szCs w:val="24"/>
                <w:lang w:eastAsia="de-CH"/>
                <w14:ligatures w14:val="standardContextual"/>
              </w:rPr>
              <w:tab/>
            </w:r>
            <w:r w:rsidRPr="00564AA8">
              <w:rPr>
                <w:rStyle w:val="Hyperlink"/>
                <w:noProof/>
              </w:rPr>
              <w:t>Dateninventarisierung</w:t>
            </w:r>
            <w:r>
              <w:rPr>
                <w:noProof/>
                <w:webHidden/>
              </w:rPr>
              <w:tab/>
            </w:r>
            <w:r>
              <w:rPr>
                <w:noProof/>
                <w:webHidden/>
              </w:rPr>
              <w:fldChar w:fldCharType="begin"/>
            </w:r>
            <w:r>
              <w:rPr>
                <w:noProof/>
                <w:webHidden/>
              </w:rPr>
              <w:instrText xml:space="preserve"> PAGEREF _Toc211667088 \h </w:instrText>
            </w:r>
            <w:r>
              <w:rPr>
                <w:noProof/>
                <w:webHidden/>
              </w:rPr>
            </w:r>
            <w:r>
              <w:rPr>
                <w:noProof/>
                <w:webHidden/>
              </w:rPr>
              <w:fldChar w:fldCharType="separate"/>
            </w:r>
            <w:r>
              <w:rPr>
                <w:noProof/>
                <w:webHidden/>
              </w:rPr>
              <w:t>13</w:t>
            </w:r>
            <w:r>
              <w:rPr>
                <w:noProof/>
                <w:webHidden/>
              </w:rPr>
              <w:fldChar w:fldCharType="end"/>
            </w:r>
          </w:hyperlink>
        </w:p>
        <w:p w14:paraId="07AD3192" w14:textId="7864F9AC"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89" w:history="1">
            <w:r w:rsidRPr="00564AA8">
              <w:rPr>
                <w:rStyle w:val="Hyperlink"/>
                <w:noProof/>
              </w:rPr>
              <w:t>4.4.2</w:t>
            </w:r>
            <w:r>
              <w:rPr>
                <w:rFonts w:asciiTheme="minorHAnsi" w:eastAsiaTheme="minorEastAsia" w:hAnsiTheme="minorHAnsi"/>
                <w:noProof/>
                <w:color w:val="auto"/>
                <w:kern w:val="2"/>
                <w:szCs w:val="24"/>
                <w:lang w:eastAsia="de-CH"/>
                <w14:ligatures w14:val="standardContextual"/>
              </w:rPr>
              <w:tab/>
            </w:r>
            <w:r w:rsidRPr="00564AA8">
              <w:rPr>
                <w:rStyle w:val="Hyperlink"/>
                <w:noProof/>
              </w:rPr>
              <w:t>Schutz von Daten während der Übertragung</w:t>
            </w:r>
            <w:r>
              <w:rPr>
                <w:noProof/>
                <w:webHidden/>
              </w:rPr>
              <w:tab/>
            </w:r>
            <w:r>
              <w:rPr>
                <w:noProof/>
                <w:webHidden/>
              </w:rPr>
              <w:fldChar w:fldCharType="begin"/>
            </w:r>
            <w:r>
              <w:rPr>
                <w:noProof/>
                <w:webHidden/>
              </w:rPr>
              <w:instrText xml:space="preserve"> PAGEREF _Toc211667089 \h </w:instrText>
            </w:r>
            <w:r>
              <w:rPr>
                <w:noProof/>
                <w:webHidden/>
              </w:rPr>
            </w:r>
            <w:r>
              <w:rPr>
                <w:noProof/>
                <w:webHidden/>
              </w:rPr>
              <w:fldChar w:fldCharType="separate"/>
            </w:r>
            <w:r>
              <w:rPr>
                <w:noProof/>
                <w:webHidden/>
              </w:rPr>
              <w:t>13</w:t>
            </w:r>
            <w:r>
              <w:rPr>
                <w:noProof/>
                <w:webHidden/>
              </w:rPr>
              <w:fldChar w:fldCharType="end"/>
            </w:r>
          </w:hyperlink>
        </w:p>
        <w:p w14:paraId="1A536ACF" w14:textId="22545395"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90" w:history="1">
            <w:r w:rsidRPr="00564AA8">
              <w:rPr>
                <w:rStyle w:val="Hyperlink"/>
                <w:noProof/>
              </w:rPr>
              <w:t>4.4.3</w:t>
            </w:r>
            <w:r>
              <w:rPr>
                <w:rFonts w:asciiTheme="minorHAnsi" w:eastAsiaTheme="minorEastAsia" w:hAnsiTheme="minorHAnsi"/>
                <w:noProof/>
                <w:color w:val="auto"/>
                <w:kern w:val="2"/>
                <w:szCs w:val="24"/>
                <w:lang w:eastAsia="de-CH"/>
                <w14:ligatures w14:val="standardContextual"/>
              </w:rPr>
              <w:tab/>
            </w:r>
            <w:r w:rsidRPr="00564AA8">
              <w:rPr>
                <w:rStyle w:val="Hyperlink"/>
                <w:noProof/>
              </w:rPr>
              <w:t>Schutz von ruhenden Daten</w:t>
            </w:r>
            <w:r>
              <w:rPr>
                <w:noProof/>
                <w:webHidden/>
              </w:rPr>
              <w:tab/>
            </w:r>
            <w:r>
              <w:rPr>
                <w:noProof/>
                <w:webHidden/>
              </w:rPr>
              <w:fldChar w:fldCharType="begin"/>
            </w:r>
            <w:r>
              <w:rPr>
                <w:noProof/>
                <w:webHidden/>
              </w:rPr>
              <w:instrText xml:space="preserve"> PAGEREF _Toc211667090 \h </w:instrText>
            </w:r>
            <w:r>
              <w:rPr>
                <w:noProof/>
                <w:webHidden/>
              </w:rPr>
            </w:r>
            <w:r>
              <w:rPr>
                <w:noProof/>
                <w:webHidden/>
              </w:rPr>
              <w:fldChar w:fldCharType="separate"/>
            </w:r>
            <w:r>
              <w:rPr>
                <w:noProof/>
                <w:webHidden/>
              </w:rPr>
              <w:t>14</w:t>
            </w:r>
            <w:r>
              <w:rPr>
                <w:noProof/>
                <w:webHidden/>
              </w:rPr>
              <w:fldChar w:fldCharType="end"/>
            </w:r>
          </w:hyperlink>
        </w:p>
        <w:p w14:paraId="0D354698" w14:textId="66808ED5"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91" w:history="1">
            <w:r w:rsidRPr="00564AA8">
              <w:rPr>
                <w:rStyle w:val="Hyperlink"/>
                <w:noProof/>
              </w:rPr>
              <w:t>4.4.4</w:t>
            </w:r>
            <w:r>
              <w:rPr>
                <w:rFonts w:asciiTheme="minorHAnsi" w:eastAsiaTheme="minorEastAsia" w:hAnsiTheme="minorHAnsi"/>
                <w:noProof/>
                <w:color w:val="auto"/>
                <w:kern w:val="2"/>
                <w:szCs w:val="24"/>
                <w:lang w:eastAsia="de-CH"/>
                <w14:ligatures w14:val="standardContextual"/>
              </w:rPr>
              <w:tab/>
            </w:r>
            <w:r w:rsidRPr="00564AA8">
              <w:rPr>
                <w:rStyle w:val="Hyperlink"/>
                <w:noProof/>
              </w:rPr>
              <w:t>Datenminimierung</w:t>
            </w:r>
            <w:r>
              <w:rPr>
                <w:noProof/>
                <w:webHidden/>
              </w:rPr>
              <w:tab/>
            </w:r>
            <w:r>
              <w:rPr>
                <w:noProof/>
                <w:webHidden/>
              </w:rPr>
              <w:fldChar w:fldCharType="begin"/>
            </w:r>
            <w:r>
              <w:rPr>
                <w:noProof/>
                <w:webHidden/>
              </w:rPr>
              <w:instrText xml:space="preserve"> PAGEREF _Toc211667091 \h </w:instrText>
            </w:r>
            <w:r>
              <w:rPr>
                <w:noProof/>
                <w:webHidden/>
              </w:rPr>
            </w:r>
            <w:r>
              <w:rPr>
                <w:noProof/>
                <w:webHidden/>
              </w:rPr>
              <w:fldChar w:fldCharType="separate"/>
            </w:r>
            <w:r>
              <w:rPr>
                <w:noProof/>
                <w:webHidden/>
              </w:rPr>
              <w:t>15</w:t>
            </w:r>
            <w:r>
              <w:rPr>
                <w:noProof/>
                <w:webHidden/>
              </w:rPr>
              <w:fldChar w:fldCharType="end"/>
            </w:r>
          </w:hyperlink>
        </w:p>
        <w:p w14:paraId="4FE1DBF5" w14:textId="3F9DBF24"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92" w:history="1">
            <w:r w:rsidRPr="00564AA8">
              <w:rPr>
                <w:rStyle w:val="Hyperlink"/>
                <w:noProof/>
              </w:rPr>
              <w:t>4.4.5</w:t>
            </w:r>
            <w:r>
              <w:rPr>
                <w:rFonts w:asciiTheme="minorHAnsi" w:eastAsiaTheme="minorEastAsia" w:hAnsiTheme="minorHAnsi"/>
                <w:noProof/>
                <w:color w:val="auto"/>
                <w:kern w:val="2"/>
                <w:szCs w:val="24"/>
                <w:lang w:eastAsia="de-CH"/>
                <w14:ligatures w14:val="standardContextual"/>
              </w:rPr>
              <w:tab/>
            </w:r>
            <w:r w:rsidRPr="00564AA8">
              <w:rPr>
                <w:rStyle w:val="Hyperlink"/>
                <w:noProof/>
              </w:rPr>
              <w:t>Daten-Desensibilisierung</w:t>
            </w:r>
            <w:r>
              <w:rPr>
                <w:noProof/>
                <w:webHidden/>
              </w:rPr>
              <w:tab/>
            </w:r>
            <w:r>
              <w:rPr>
                <w:noProof/>
                <w:webHidden/>
              </w:rPr>
              <w:fldChar w:fldCharType="begin"/>
            </w:r>
            <w:r>
              <w:rPr>
                <w:noProof/>
                <w:webHidden/>
              </w:rPr>
              <w:instrText xml:space="preserve"> PAGEREF _Toc211667092 \h </w:instrText>
            </w:r>
            <w:r>
              <w:rPr>
                <w:noProof/>
                <w:webHidden/>
              </w:rPr>
            </w:r>
            <w:r>
              <w:rPr>
                <w:noProof/>
                <w:webHidden/>
              </w:rPr>
              <w:fldChar w:fldCharType="separate"/>
            </w:r>
            <w:r>
              <w:rPr>
                <w:noProof/>
                <w:webHidden/>
              </w:rPr>
              <w:t>16</w:t>
            </w:r>
            <w:r>
              <w:rPr>
                <w:noProof/>
                <w:webHidden/>
              </w:rPr>
              <w:fldChar w:fldCharType="end"/>
            </w:r>
          </w:hyperlink>
        </w:p>
        <w:p w14:paraId="26C01C53" w14:textId="08553213" w:rsidR="000364B5" w:rsidRDefault="000364B5">
          <w:pPr>
            <w:pStyle w:val="TOC3"/>
            <w:rPr>
              <w:rFonts w:asciiTheme="minorHAnsi" w:eastAsiaTheme="minorEastAsia" w:hAnsiTheme="minorHAnsi"/>
              <w:noProof/>
              <w:color w:val="auto"/>
              <w:kern w:val="2"/>
              <w:szCs w:val="24"/>
              <w:lang w:eastAsia="de-CH"/>
              <w14:ligatures w14:val="standardContextual"/>
            </w:rPr>
          </w:pPr>
          <w:hyperlink w:anchor="_Toc211667093" w:history="1">
            <w:r w:rsidRPr="00564AA8">
              <w:rPr>
                <w:rStyle w:val="Hyperlink"/>
                <w:noProof/>
              </w:rPr>
              <w:t>4.4.6</w:t>
            </w:r>
            <w:r>
              <w:rPr>
                <w:rFonts w:asciiTheme="minorHAnsi" w:eastAsiaTheme="minorEastAsia" w:hAnsiTheme="minorHAnsi"/>
                <w:noProof/>
                <w:color w:val="auto"/>
                <w:kern w:val="2"/>
                <w:szCs w:val="24"/>
                <w:lang w:eastAsia="de-CH"/>
                <w14:ligatures w14:val="standardContextual"/>
              </w:rPr>
              <w:tab/>
            </w:r>
            <w:r w:rsidRPr="00564AA8">
              <w:rPr>
                <w:rStyle w:val="Hyperlink"/>
                <w:noProof/>
              </w:rPr>
              <w:t>Data Loss Prevention</w:t>
            </w:r>
            <w:r>
              <w:rPr>
                <w:noProof/>
                <w:webHidden/>
              </w:rPr>
              <w:tab/>
            </w:r>
            <w:r>
              <w:rPr>
                <w:noProof/>
                <w:webHidden/>
              </w:rPr>
              <w:fldChar w:fldCharType="begin"/>
            </w:r>
            <w:r>
              <w:rPr>
                <w:noProof/>
                <w:webHidden/>
              </w:rPr>
              <w:instrText xml:space="preserve"> PAGEREF _Toc211667093 \h </w:instrText>
            </w:r>
            <w:r>
              <w:rPr>
                <w:noProof/>
                <w:webHidden/>
              </w:rPr>
            </w:r>
            <w:r>
              <w:rPr>
                <w:noProof/>
                <w:webHidden/>
              </w:rPr>
              <w:fldChar w:fldCharType="separate"/>
            </w:r>
            <w:r>
              <w:rPr>
                <w:noProof/>
                <w:webHidden/>
              </w:rPr>
              <w:t>17</w:t>
            </w:r>
            <w:r>
              <w:rPr>
                <w:noProof/>
                <w:webHidden/>
              </w:rPr>
              <w:fldChar w:fldCharType="end"/>
            </w:r>
          </w:hyperlink>
        </w:p>
        <w:p w14:paraId="330B5938" w14:textId="10701E6B"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094" w:history="1">
            <w:r w:rsidRPr="00564AA8">
              <w:rPr>
                <w:rStyle w:val="Hyperlink"/>
                <w:noProof/>
              </w:rPr>
              <w:t>Anhang A</w:t>
            </w:r>
            <w:r>
              <w:rPr>
                <w:rFonts w:asciiTheme="minorHAnsi" w:eastAsiaTheme="minorEastAsia" w:hAnsiTheme="minorHAnsi"/>
                <w:noProof/>
                <w:color w:val="auto"/>
                <w:kern w:val="2"/>
                <w:szCs w:val="24"/>
                <w:lang w:eastAsia="de-CH"/>
                <w14:ligatures w14:val="standardContextual"/>
              </w:rPr>
              <w:tab/>
            </w:r>
            <w:r w:rsidRPr="00564AA8">
              <w:rPr>
                <w:rStyle w:val="Hyperlink"/>
                <w:noProof/>
              </w:rPr>
              <w:t>Kontextspezifische Verantwortlichkeiten</w:t>
            </w:r>
            <w:r>
              <w:rPr>
                <w:noProof/>
                <w:webHidden/>
              </w:rPr>
              <w:tab/>
            </w:r>
            <w:r>
              <w:rPr>
                <w:noProof/>
                <w:webHidden/>
              </w:rPr>
              <w:fldChar w:fldCharType="begin"/>
            </w:r>
            <w:r>
              <w:rPr>
                <w:noProof/>
                <w:webHidden/>
              </w:rPr>
              <w:instrText xml:space="preserve"> PAGEREF _Toc211667094 \h </w:instrText>
            </w:r>
            <w:r>
              <w:rPr>
                <w:noProof/>
                <w:webHidden/>
              </w:rPr>
            </w:r>
            <w:r>
              <w:rPr>
                <w:noProof/>
                <w:webHidden/>
              </w:rPr>
              <w:fldChar w:fldCharType="separate"/>
            </w:r>
            <w:r>
              <w:rPr>
                <w:noProof/>
                <w:webHidden/>
              </w:rPr>
              <w:t>18</w:t>
            </w:r>
            <w:r>
              <w:rPr>
                <w:noProof/>
                <w:webHidden/>
              </w:rPr>
              <w:fldChar w:fldCharType="end"/>
            </w:r>
          </w:hyperlink>
        </w:p>
        <w:p w14:paraId="556A949B" w14:textId="2F309474"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095" w:history="1">
            <w:r w:rsidRPr="00564AA8">
              <w:rPr>
                <w:rStyle w:val="Hyperlink"/>
                <w:noProof/>
              </w:rPr>
              <w:t>Anhang B</w:t>
            </w:r>
            <w:r>
              <w:rPr>
                <w:rFonts w:asciiTheme="minorHAnsi" w:eastAsiaTheme="minorEastAsia" w:hAnsiTheme="minorHAnsi"/>
                <w:noProof/>
                <w:color w:val="auto"/>
                <w:kern w:val="2"/>
                <w:szCs w:val="24"/>
                <w:lang w:eastAsia="de-CH"/>
                <w14:ligatures w14:val="standardContextual"/>
              </w:rPr>
              <w:tab/>
            </w:r>
            <w:r w:rsidRPr="00564AA8">
              <w:rPr>
                <w:rStyle w:val="Hyperlink"/>
                <w:noProof/>
              </w:rPr>
              <w:t>Capability Map</w:t>
            </w:r>
            <w:r>
              <w:rPr>
                <w:noProof/>
                <w:webHidden/>
              </w:rPr>
              <w:tab/>
            </w:r>
            <w:r>
              <w:rPr>
                <w:noProof/>
                <w:webHidden/>
              </w:rPr>
              <w:fldChar w:fldCharType="begin"/>
            </w:r>
            <w:r>
              <w:rPr>
                <w:noProof/>
                <w:webHidden/>
              </w:rPr>
              <w:instrText xml:space="preserve"> PAGEREF _Toc211667095 \h </w:instrText>
            </w:r>
            <w:r>
              <w:rPr>
                <w:noProof/>
                <w:webHidden/>
              </w:rPr>
            </w:r>
            <w:r>
              <w:rPr>
                <w:noProof/>
                <w:webHidden/>
              </w:rPr>
              <w:fldChar w:fldCharType="separate"/>
            </w:r>
            <w:r>
              <w:rPr>
                <w:noProof/>
                <w:webHidden/>
              </w:rPr>
              <w:t>19</w:t>
            </w:r>
            <w:r>
              <w:rPr>
                <w:noProof/>
                <w:webHidden/>
              </w:rPr>
              <w:fldChar w:fldCharType="end"/>
            </w:r>
          </w:hyperlink>
        </w:p>
        <w:p w14:paraId="74D3E149" w14:textId="4326A866"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096" w:history="1">
            <w:r w:rsidRPr="00564AA8">
              <w:rPr>
                <w:rStyle w:val="Hyperlink"/>
                <w:noProof/>
              </w:rPr>
              <w:t>Anhang C</w:t>
            </w:r>
            <w:r>
              <w:rPr>
                <w:rFonts w:asciiTheme="minorHAnsi" w:eastAsiaTheme="minorEastAsia" w:hAnsiTheme="minorHAnsi"/>
                <w:noProof/>
                <w:color w:val="auto"/>
                <w:kern w:val="2"/>
                <w:szCs w:val="24"/>
                <w:lang w:eastAsia="de-CH"/>
                <w14:ligatures w14:val="standardContextual"/>
              </w:rPr>
              <w:tab/>
            </w:r>
            <w:r w:rsidRPr="00564AA8">
              <w:rPr>
                <w:rStyle w:val="Hyperlink"/>
                <w:noProof/>
              </w:rPr>
              <w:t>Grundlagen und Referenzen</w:t>
            </w:r>
            <w:r>
              <w:rPr>
                <w:noProof/>
                <w:webHidden/>
              </w:rPr>
              <w:tab/>
            </w:r>
            <w:r>
              <w:rPr>
                <w:noProof/>
                <w:webHidden/>
              </w:rPr>
              <w:fldChar w:fldCharType="begin"/>
            </w:r>
            <w:r>
              <w:rPr>
                <w:noProof/>
                <w:webHidden/>
              </w:rPr>
              <w:instrText xml:space="preserve"> PAGEREF _Toc211667096 \h </w:instrText>
            </w:r>
            <w:r>
              <w:rPr>
                <w:noProof/>
                <w:webHidden/>
              </w:rPr>
            </w:r>
            <w:r>
              <w:rPr>
                <w:noProof/>
                <w:webHidden/>
              </w:rPr>
              <w:fldChar w:fldCharType="separate"/>
            </w:r>
            <w:r>
              <w:rPr>
                <w:noProof/>
                <w:webHidden/>
              </w:rPr>
              <w:t>20</w:t>
            </w:r>
            <w:r>
              <w:rPr>
                <w:noProof/>
                <w:webHidden/>
              </w:rPr>
              <w:fldChar w:fldCharType="end"/>
            </w:r>
          </w:hyperlink>
        </w:p>
        <w:p w14:paraId="7F76ABB2" w14:textId="6314D86A"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97" w:history="1">
            <w:r w:rsidRPr="00564AA8">
              <w:rPr>
                <w:rStyle w:val="Hyperlink"/>
                <w:noProof/>
              </w:rPr>
              <w:t>C.1</w:t>
            </w:r>
            <w:r>
              <w:rPr>
                <w:rFonts w:asciiTheme="minorHAnsi" w:eastAsiaTheme="minorEastAsia" w:hAnsiTheme="minorHAnsi"/>
                <w:noProof/>
                <w:color w:val="auto"/>
                <w:kern w:val="2"/>
                <w:szCs w:val="24"/>
                <w:lang w:eastAsia="de-CH"/>
                <w14:ligatures w14:val="standardContextual"/>
              </w:rPr>
              <w:tab/>
            </w:r>
            <w:r w:rsidRPr="00564AA8">
              <w:rPr>
                <w:rStyle w:val="Hyperlink"/>
                <w:noProof/>
              </w:rPr>
              <w:t>Grundlagen und Referenzierte Dokumente</w:t>
            </w:r>
            <w:r>
              <w:rPr>
                <w:noProof/>
                <w:webHidden/>
              </w:rPr>
              <w:tab/>
            </w:r>
            <w:r>
              <w:rPr>
                <w:noProof/>
                <w:webHidden/>
              </w:rPr>
              <w:fldChar w:fldCharType="begin"/>
            </w:r>
            <w:r>
              <w:rPr>
                <w:noProof/>
                <w:webHidden/>
              </w:rPr>
              <w:instrText xml:space="preserve"> PAGEREF _Toc211667097 \h </w:instrText>
            </w:r>
            <w:r>
              <w:rPr>
                <w:noProof/>
                <w:webHidden/>
              </w:rPr>
            </w:r>
            <w:r>
              <w:rPr>
                <w:noProof/>
                <w:webHidden/>
              </w:rPr>
              <w:fldChar w:fldCharType="separate"/>
            </w:r>
            <w:r>
              <w:rPr>
                <w:noProof/>
                <w:webHidden/>
              </w:rPr>
              <w:t>20</w:t>
            </w:r>
            <w:r>
              <w:rPr>
                <w:noProof/>
                <w:webHidden/>
              </w:rPr>
              <w:fldChar w:fldCharType="end"/>
            </w:r>
          </w:hyperlink>
        </w:p>
        <w:p w14:paraId="06A5C760" w14:textId="103B3666" w:rsidR="000364B5" w:rsidRDefault="000364B5">
          <w:pPr>
            <w:pStyle w:val="TOC2"/>
            <w:rPr>
              <w:rFonts w:asciiTheme="minorHAnsi" w:eastAsiaTheme="minorEastAsia" w:hAnsiTheme="minorHAnsi"/>
              <w:noProof/>
              <w:color w:val="auto"/>
              <w:kern w:val="2"/>
              <w:szCs w:val="24"/>
              <w:lang w:eastAsia="de-CH"/>
              <w14:ligatures w14:val="standardContextual"/>
            </w:rPr>
          </w:pPr>
          <w:hyperlink w:anchor="_Toc211667098" w:history="1">
            <w:r w:rsidRPr="00564AA8">
              <w:rPr>
                <w:rStyle w:val="Hyperlink"/>
                <w:noProof/>
              </w:rPr>
              <w:t>C.2</w:t>
            </w:r>
            <w:r>
              <w:rPr>
                <w:rFonts w:asciiTheme="minorHAnsi" w:eastAsiaTheme="minorEastAsia" w:hAnsiTheme="minorHAnsi"/>
                <w:noProof/>
                <w:color w:val="auto"/>
                <w:kern w:val="2"/>
                <w:szCs w:val="24"/>
                <w:lang w:eastAsia="de-CH"/>
                <w14:ligatures w14:val="standardContextual"/>
              </w:rPr>
              <w:tab/>
            </w:r>
            <w:r w:rsidRPr="00564AA8">
              <w:rPr>
                <w:rStyle w:val="Hyperlink"/>
                <w:iCs/>
                <w:noProof/>
              </w:rPr>
              <w:t>Externe Referenzen</w:t>
            </w:r>
            <w:r>
              <w:rPr>
                <w:noProof/>
                <w:webHidden/>
              </w:rPr>
              <w:tab/>
            </w:r>
            <w:r>
              <w:rPr>
                <w:noProof/>
                <w:webHidden/>
              </w:rPr>
              <w:fldChar w:fldCharType="begin"/>
            </w:r>
            <w:r>
              <w:rPr>
                <w:noProof/>
                <w:webHidden/>
              </w:rPr>
              <w:instrText xml:space="preserve"> PAGEREF _Toc211667098 \h </w:instrText>
            </w:r>
            <w:r>
              <w:rPr>
                <w:noProof/>
                <w:webHidden/>
              </w:rPr>
            </w:r>
            <w:r>
              <w:rPr>
                <w:noProof/>
                <w:webHidden/>
              </w:rPr>
              <w:fldChar w:fldCharType="separate"/>
            </w:r>
            <w:r>
              <w:rPr>
                <w:noProof/>
                <w:webHidden/>
              </w:rPr>
              <w:t>20</w:t>
            </w:r>
            <w:r>
              <w:rPr>
                <w:noProof/>
                <w:webHidden/>
              </w:rPr>
              <w:fldChar w:fldCharType="end"/>
            </w:r>
          </w:hyperlink>
        </w:p>
        <w:p w14:paraId="20DE5D28" w14:textId="063E51BF"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099" w:history="1">
            <w:r w:rsidRPr="00564AA8">
              <w:rPr>
                <w:rStyle w:val="Hyperlink"/>
                <w:noProof/>
              </w:rPr>
              <w:t>Anhang D</w:t>
            </w:r>
            <w:r>
              <w:rPr>
                <w:rFonts w:asciiTheme="minorHAnsi" w:eastAsiaTheme="minorEastAsia" w:hAnsiTheme="minorHAnsi"/>
                <w:noProof/>
                <w:color w:val="auto"/>
                <w:kern w:val="2"/>
                <w:szCs w:val="24"/>
                <w:lang w:eastAsia="de-CH"/>
                <w14:ligatures w14:val="standardContextual"/>
              </w:rPr>
              <w:tab/>
            </w:r>
            <w:r w:rsidRPr="00564AA8">
              <w:rPr>
                <w:rStyle w:val="Hyperlink"/>
                <w:noProof/>
              </w:rPr>
              <w:t>Dokumentinformationen</w:t>
            </w:r>
            <w:r>
              <w:rPr>
                <w:noProof/>
                <w:webHidden/>
              </w:rPr>
              <w:tab/>
            </w:r>
            <w:r>
              <w:rPr>
                <w:noProof/>
                <w:webHidden/>
              </w:rPr>
              <w:fldChar w:fldCharType="begin"/>
            </w:r>
            <w:r>
              <w:rPr>
                <w:noProof/>
                <w:webHidden/>
              </w:rPr>
              <w:instrText xml:space="preserve"> PAGEREF _Toc211667099 \h </w:instrText>
            </w:r>
            <w:r>
              <w:rPr>
                <w:noProof/>
                <w:webHidden/>
              </w:rPr>
            </w:r>
            <w:r>
              <w:rPr>
                <w:noProof/>
                <w:webHidden/>
              </w:rPr>
              <w:fldChar w:fldCharType="separate"/>
            </w:r>
            <w:r>
              <w:rPr>
                <w:noProof/>
                <w:webHidden/>
              </w:rPr>
              <w:t>20</w:t>
            </w:r>
            <w:r>
              <w:rPr>
                <w:noProof/>
                <w:webHidden/>
              </w:rPr>
              <w:fldChar w:fldCharType="end"/>
            </w:r>
          </w:hyperlink>
        </w:p>
        <w:p w14:paraId="0DA8929D" w14:textId="767CD5BC" w:rsidR="000364B5" w:rsidRDefault="000364B5">
          <w:pPr>
            <w:pStyle w:val="TOC1"/>
            <w:rPr>
              <w:rFonts w:asciiTheme="minorHAnsi" w:eastAsiaTheme="minorEastAsia" w:hAnsiTheme="minorHAnsi"/>
              <w:noProof/>
              <w:color w:val="auto"/>
              <w:kern w:val="2"/>
              <w:szCs w:val="24"/>
              <w:lang w:eastAsia="de-CH"/>
              <w14:ligatures w14:val="standardContextual"/>
            </w:rPr>
          </w:pPr>
          <w:hyperlink w:anchor="_Toc211667100" w:history="1">
            <w:r w:rsidRPr="00564AA8">
              <w:rPr>
                <w:rStyle w:val="Hyperlink"/>
                <w:noProof/>
              </w:rPr>
              <w:t>Anhang E</w:t>
            </w:r>
            <w:r>
              <w:rPr>
                <w:rFonts w:asciiTheme="minorHAnsi" w:eastAsiaTheme="minorEastAsia" w:hAnsiTheme="minorHAnsi"/>
                <w:noProof/>
                <w:color w:val="auto"/>
                <w:kern w:val="2"/>
                <w:szCs w:val="24"/>
                <w:lang w:eastAsia="de-CH"/>
                <w14:ligatures w14:val="standardContextual"/>
              </w:rPr>
              <w:tab/>
            </w:r>
            <w:r w:rsidRPr="00564AA8">
              <w:rPr>
                <w:rStyle w:val="Hyperlink"/>
                <w:noProof/>
              </w:rPr>
              <w:t>Glossar</w:t>
            </w:r>
            <w:r>
              <w:rPr>
                <w:noProof/>
                <w:webHidden/>
              </w:rPr>
              <w:tab/>
            </w:r>
            <w:r>
              <w:rPr>
                <w:noProof/>
                <w:webHidden/>
              </w:rPr>
              <w:fldChar w:fldCharType="begin"/>
            </w:r>
            <w:r>
              <w:rPr>
                <w:noProof/>
                <w:webHidden/>
              </w:rPr>
              <w:instrText xml:space="preserve"> PAGEREF _Toc211667100 \h </w:instrText>
            </w:r>
            <w:r>
              <w:rPr>
                <w:noProof/>
                <w:webHidden/>
              </w:rPr>
            </w:r>
            <w:r>
              <w:rPr>
                <w:noProof/>
                <w:webHidden/>
              </w:rPr>
              <w:fldChar w:fldCharType="separate"/>
            </w:r>
            <w:r>
              <w:rPr>
                <w:noProof/>
                <w:webHidden/>
              </w:rPr>
              <w:t>20</w:t>
            </w:r>
            <w:r>
              <w:rPr>
                <w:noProof/>
                <w:webHidden/>
              </w:rPr>
              <w:fldChar w:fldCharType="end"/>
            </w:r>
          </w:hyperlink>
        </w:p>
        <w:p w14:paraId="2F596F8C" w14:textId="170D44AA" w:rsidR="008E6AED" w:rsidRPr="004967F7" w:rsidRDefault="008E6AED">
          <w:r w:rsidRPr="004967F7">
            <w:rPr>
              <w:b/>
              <w:bCs/>
              <w:noProof/>
            </w:rPr>
            <w:fldChar w:fldCharType="end"/>
          </w:r>
        </w:p>
      </w:sdtContent>
    </w:sdt>
    <w:p w14:paraId="2C75F475" w14:textId="469FF72F" w:rsidR="001A0E6A" w:rsidRPr="004967F7" w:rsidRDefault="001A0E6A" w:rsidP="00301391"/>
    <w:p w14:paraId="097282D2" w14:textId="5E5DA60D" w:rsidR="000558BD" w:rsidRPr="004967F7" w:rsidRDefault="000558BD" w:rsidP="00DD23E4">
      <w:pPr>
        <w:pStyle w:val="Heading1"/>
        <w:pageBreakBefore/>
        <w:numPr>
          <w:ilvl w:val="0"/>
          <w:numId w:val="10"/>
        </w:numPr>
        <w:ind w:left="431" w:hanging="431"/>
      </w:pPr>
      <w:bookmarkStart w:id="0" w:name="_Toc143764051"/>
      <w:bookmarkStart w:id="1" w:name="_Toc148950486"/>
      <w:bookmarkStart w:id="2" w:name="_Toc211667070"/>
      <w:r w:rsidRPr="004967F7">
        <w:lastRenderedPageBreak/>
        <w:t>Einleitung</w:t>
      </w:r>
      <w:bookmarkEnd w:id="0"/>
      <w:bookmarkEnd w:id="1"/>
      <w:bookmarkEnd w:id="2"/>
    </w:p>
    <w:p w14:paraId="49B82B32" w14:textId="71CBB110" w:rsidR="000558BD" w:rsidRPr="004967F7" w:rsidRDefault="004219A5" w:rsidP="000558BD">
      <w:r w:rsidRPr="004967F7">
        <w:t xml:space="preserve">Dieser IT-Security Standard ist Bestandteil des </w:t>
      </w:r>
      <w:r w:rsidR="001F6CBB" w:rsidRPr="004967F7">
        <w:t>ü</w:t>
      </w:r>
      <w:r w:rsidRPr="004967F7">
        <w:t xml:space="preserve">bergreifenden IT-Security </w:t>
      </w:r>
      <w:r w:rsidR="00684DEB" w:rsidRPr="004967F7">
        <w:t xml:space="preserve">Management </w:t>
      </w:r>
      <w:r w:rsidR="00DF7823" w:rsidRPr="004967F7">
        <w:t>(ITSM)-Rahmenwerks</w:t>
      </w:r>
      <w:r w:rsidR="00DF7823" w:rsidRPr="004967F7">
        <w:rPr>
          <w:rStyle w:val="FootnoteReference"/>
        </w:rPr>
        <w:footnoteReference w:id="2"/>
      </w:r>
      <w:r w:rsidR="00DF7823" w:rsidRPr="004967F7">
        <w:t xml:space="preserve">, </w:t>
      </w:r>
      <w:r w:rsidR="005D67C1" w:rsidRPr="004967F7">
        <w:t>welches</w:t>
      </w:r>
      <w:r w:rsidR="00684DEB" w:rsidRPr="004967F7">
        <w:t xml:space="preserve"> </w:t>
      </w:r>
      <w:r w:rsidRPr="004967F7">
        <w:t xml:space="preserve">die </w:t>
      </w:r>
      <w:r w:rsidR="00D73F92" w:rsidRPr="004967F7">
        <w:t>IT-Security Vorgabe</w:t>
      </w:r>
      <w:r w:rsidRPr="004967F7">
        <w:t>n für den Bereich Informatik gesamtheitlich regelt.</w:t>
      </w:r>
    </w:p>
    <w:p w14:paraId="3EF99F86" w14:textId="753529D8" w:rsidR="00DE6EBF" w:rsidRPr="004967F7" w:rsidRDefault="00DE6EBF" w:rsidP="000558BD">
      <w:r w:rsidRPr="004967F7">
        <w:t xml:space="preserve">Im Fokus dieses Standards </w:t>
      </w:r>
      <w:r w:rsidR="00DF7823" w:rsidRPr="004967F7">
        <w:t xml:space="preserve">steht der </w:t>
      </w:r>
      <w:r w:rsidRPr="004967F7">
        <w:t xml:space="preserve">Schutz der Daten entlang </w:t>
      </w:r>
      <w:r w:rsidR="00DF7823" w:rsidRPr="004967F7">
        <w:t>ihrem Lebenszyklus</w:t>
      </w:r>
      <w:r w:rsidRPr="004967F7">
        <w:t xml:space="preserve"> von </w:t>
      </w:r>
      <w:r w:rsidR="00DF7823" w:rsidRPr="004967F7">
        <w:t xml:space="preserve">der </w:t>
      </w:r>
      <w:r w:rsidRPr="004967F7">
        <w:t xml:space="preserve">Datenbeschaffung bis </w:t>
      </w:r>
      <w:r w:rsidR="00DF7823" w:rsidRPr="004967F7">
        <w:t xml:space="preserve">zur </w:t>
      </w:r>
      <w:r w:rsidRPr="004967F7">
        <w:t>Archivierung bzw. Vernichtung.</w:t>
      </w:r>
    </w:p>
    <w:p w14:paraId="46906397" w14:textId="3ABC5E62" w:rsidR="00225593" w:rsidRPr="004967F7" w:rsidRDefault="005F2D4C" w:rsidP="00BC0CC0">
      <w:pPr>
        <w:pStyle w:val="Heading2"/>
      </w:pPr>
      <w:bookmarkStart w:id="3" w:name="_Toc143764052"/>
      <w:bookmarkStart w:id="4" w:name="_Toc148950487"/>
      <w:bookmarkStart w:id="5" w:name="_Toc211667071"/>
      <w:r w:rsidRPr="004967F7">
        <w:t>Zweck</w:t>
      </w:r>
      <w:bookmarkEnd w:id="3"/>
      <w:bookmarkEnd w:id="4"/>
      <w:bookmarkEnd w:id="5"/>
    </w:p>
    <w:p w14:paraId="1FFDEBC3" w14:textId="1B781F1D" w:rsidR="0018184D" w:rsidRPr="004967F7" w:rsidRDefault="0018184D" w:rsidP="0018184D">
      <w:r w:rsidRPr="004967F7">
        <w:t>Der vorliegende IT-Security Standard legt die IT-Security Prinzipien und Vorgaben für den sicheren Umgang mit SNB-Daten, sowie die Verantwortlichkeiten für deren Umsetzung durch die Applikationsverantwortlichen</w:t>
      </w:r>
      <w:r w:rsidRPr="004967F7">
        <w:rPr>
          <w:rStyle w:val="FootnoteReference"/>
        </w:rPr>
        <w:footnoteReference w:id="3"/>
      </w:r>
      <w:r w:rsidRPr="004967F7">
        <w:t xml:space="preserve"> fest.</w:t>
      </w:r>
    </w:p>
    <w:p w14:paraId="5EEDBBA6" w14:textId="3CAA79AD" w:rsidR="00DF7823" w:rsidRPr="004967F7" w:rsidRDefault="00DF7823" w:rsidP="00574667">
      <w:r w:rsidRPr="004967F7">
        <w:t>Dabei werden die übergeordneten Informationssicherheitsanforderungen sowie die IT-Security und IT-Architektur Prinzipien berücksichtigt.</w:t>
      </w:r>
    </w:p>
    <w:p w14:paraId="5277F7C8" w14:textId="48021BF8" w:rsidR="00CE47B8" w:rsidRPr="004967F7" w:rsidRDefault="001677E7" w:rsidP="001677E7">
      <w:pPr>
        <w:pStyle w:val="Heading2"/>
      </w:pPr>
      <w:bookmarkStart w:id="6" w:name="_Toc143764053"/>
      <w:bookmarkStart w:id="7" w:name="_Toc148950488"/>
      <w:bookmarkStart w:id="8" w:name="_Toc211667072"/>
      <w:r w:rsidRPr="004967F7">
        <w:t>Dokumentstruktur</w:t>
      </w:r>
      <w:bookmarkEnd w:id="6"/>
      <w:bookmarkEnd w:id="7"/>
      <w:bookmarkEnd w:id="8"/>
    </w:p>
    <w:tbl>
      <w:tblPr>
        <w:tblStyle w:val="TableGrid"/>
        <w:tblW w:w="0" w:type="auto"/>
        <w:tblBorders>
          <w:top w:val="single" w:sz="4" w:space="0" w:color="E4ECF3" w:themeColor="accent1" w:themeTint="33"/>
          <w:left w:val="none" w:sz="0" w:space="0" w:color="auto"/>
          <w:bottom w:val="single" w:sz="4" w:space="0" w:color="E4ECF3" w:themeColor="accent1" w:themeTint="33"/>
          <w:right w:val="none" w:sz="0" w:space="0" w:color="auto"/>
          <w:insideH w:val="single" w:sz="4" w:space="0" w:color="E4ECF3" w:themeColor="accent1" w:themeTint="33"/>
          <w:insideV w:val="none" w:sz="0" w:space="0" w:color="auto"/>
        </w:tblBorders>
        <w:tblLook w:val="04A0" w:firstRow="1" w:lastRow="0" w:firstColumn="1" w:lastColumn="0" w:noHBand="0" w:noVBand="1"/>
      </w:tblPr>
      <w:tblGrid>
        <w:gridCol w:w="1275"/>
        <w:gridCol w:w="2127"/>
        <w:gridCol w:w="6519"/>
      </w:tblGrid>
      <w:tr w:rsidR="00056E75" w:rsidRPr="004967F7" w14:paraId="602F322D" w14:textId="77777777" w:rsidTr="0034261E">
        <w:tc>
          <w:tcPr>
            <w:tcW w:w="1275" w:type="dxa"/>
            <w:shd w:val="clear" w:color="auto" w:fill="E4ECF3" w:themeFill="accent1" w:themeFillTint="33"/>
          </w:tcPr>
          <w:p w14:paraId="310B59BD" w14:textId="60F5023A" w:rsidR="000E56B1" w:rsidRPr="004967F7" w:rsidRDefault="000E56B1" w:rsidP="00B23AD2">
            <w:pPr>
              <w:pStyle w:val="StandardBoxfett"/>
            </w:pPr>
            <w:r w:rsidRPr="004967F7">
              <w:t>Kapitel 1:</w:t>
            </w:r>
          </w:p>
        </w:tc>
        <w:tc>
          <w:tcPr>
            <w:tcW w:w="2127" w:type="dxa"/>
            <w:shd w:val="clear" w:color="auto" w:fill="E4ECF3" w:themeFill="accent1" w:themeFillTint="33"/>
          </w:tcPr>
          <w:p w14:paraId="2530FA3C" w14:textId="1104921E" w:rsidR="000E56B1" w:rsidRPr="004967F7" w:rsidRDefault="000E56B1" w:rsidP="006E7326">
            <w:pPr>
              <w:pStyle w:val="StandardBoxfett"/>
            </w:pPr>
            <w:r w:rsidRPr="004967F7">
              <w:t>Einleitung</w:t>
            </w:r>
          </w:p>
        </w:tc>
        <w:tc>
          <w:tcPr>
            <w:tcW w:w="6519" w:type="dxa"/>
            <w:shd w:val="clear" w:color="auto" w:fill="E4ECF3" w:themeFill="accent1" w:themeFillTint="33"/>
          </w:tcPr>
          <w:p w14:paraId="1B7E87DF" w14:textId="0AE3BE9D" w:rsidR="000E56B1" w:rsidRPr="004967F7" w:rsidRDefault="000E56B1" w:rsidP="00B23AD2">
            <w:pPr>
              <w:pStyle w:val="StandardBox"/>
            </w:pPr>
            <w:r w:rsidRPr="004967F7">
              <w:t xml:space="preserve">Beschreibt den Inhalt, Zweck, Struktur, </w:t>
            </w:r>
            <w:r w:rsidR="0007229F" w:rsidRPr="004967F7">
              <w:t>Geltungsbereich</w:t>
            </w:r>
            <w:r w:rsidRPr="004967F7">
              <w:t>, Abgrenzungen und Ausnahmeregelungen im Kontext des Betrachtungsgegenstands dieses Dokuments</w:t>
            </w:r>
          </w:p>
        </w:tc>
      </w:tr>
      <w:tr w:rsidR="00056E75" w:rsidRPr="004967F7" w14:paraId="1C1E0A91" w14:textId="77777777" w:rsidTr="0034261E">
        <w:tc>
          <w:tcPr>
            <w:tcW w:w="1275" w:type="dxa"/>
          </w:tcPr>
          <w:p w14:paraId="0DA4E315" w14:textId="326348CF" w:rsidR="000E56B1" w:rsidRPr="004967F7" w:rsidRDefault="000E56B1" w:rsidP="00B23AD2">
            <w:pPr>
              <w:pStyle w:val="StandardBoxfett"/>
            </w:pPr>
            <w:r w:rsidRPr="004967F7">
              <w:t>Kapitel 2:</w:t>
            </w:r>
          </w:p>
        </w:tc>
        <w:tc>
          <w:tcPr>
            <w:tcW w:w="2127" w:type="dxa"/>
          </w:tcPr>
          <w:p w14:paraId="1DBC73F8" w14:textId="66C2F1BE" w:rsidR="000E56B1" w:rsidRPr="004967F7" w:rsidRDefault="000E56B1" w:rsidP="006E7326">
            <w:pPr>
              <w:pStyle w:val="StandardBoxfett"/>
            </w:pPr>
            <w:r w:rsidRPr="004967F7">
              <w:t>Rahmenbedingungen</w:t>
            </w:r>
          </w:p>
        </w:tc>
        <w:tc>
          <w:tcPr>
            <w:tcW w:w="6519" w:type="dxa"/>
          </w:tcPr>
          <w:p w14:paraId="09A86457" w14:textId="7B2D1DBC" w:rsidR="000E56B1" w:rsidRPr="004967F7" w:rsidRDefault="000E56B1" w:rsidP="00B23AD2">
            <w:pPr>
              <w:pStyle w:val="StandardBox"/>
            </w:pPr>
            <w:r w:rsidRPr="004967F7">
              <w:t>Beschreibt vorhandene Rahmenbedingungen wie z.B. zulässige Datenklassen und Applikationen im Kontext des Betrachtungsgegenstands dieses Dokuments</w:t>
            </w:r>
          </w:p>
        </w:tc>
      </w:tr>
      <w:tr w:rsidR="00056E75" w:rsidRPr="004967F7" w14:paraId="517BB75E" w14:textId="77777777" w:rsidTr="0034261E">
        <w:tc>
          <w:tcPr>
            <w:tcW w:w="1275" w:type="dxa"/>
            <w:shd w:val="clear" w:color="auto" w:fill="E4ECF3" w:themeFill="accent1" w:themeFillTint="33"/>
          </w:tcPr>
          <w:p w14:paraId="47880F8D" w14:textId="25ECE998" w:rsidR="000E56B1" w:rsidRPr="004967F7" w:rsidRDefault="000E56B1" w:rsidP="00B23AD2">
            <w:pPr>
              <w:pStyle w:val="StandardBoxfett"/>
            </w:pPr>
            <w:r w:rsidRPr="004967F7">
              <w:t>Kapitel 3:</w:t>
            </w:r>
          </w:p>
        </w:tc>
        <w:tc>
          <w:tcPr>
            <w:tcW w:w="2127" w:type="dxa"/>
            <w:shd w:val="clear" w:color="auto" w:fill="E4ECF3" w:themeFill="accent1" w:themeFillTint="33"/>
          </w:tcPr>
          <w:p w14:paraId="7EBCB4C5" w14:textId="60BDEC07" w:rsidR="000E56B1" w:rsidRPr="004967F7" w:rsidRDefault="008C3E51" w:rsidP="006E7326">
            <w:pPr>
              <w:pStyle w:val="StandardBoxfett"/>
            </w:pPr>
            <w:r w:rsidRPr="004967F7">
              <w:t>Prinzip</w:t>
            </w:r>
            <w:r w:rsidR="00336263" w:rsidRPr="004967F7">
              <w:t>i</w:t>
            </w:r>
            <w:r w:rsidRPr="004967F7">
              <w:t>en</w:t>
            </w:r>
          </w:p>
        </w:tc>
        <w:tc>
          <w:tcPr>
            <w:tcW w:w="6519" w:type="dxa"/>
            <w:shd w:val="clear" w:color="auto" w:fill="E4ECF3" w:themeFill="accent1" w:themeFillTint="33"/>
          </w:tcPr>
          <w:p w14:paraId="49C97AE0" w14:textId="6AA2BEDD" w:rsidR="000E56B1" w:rsidRPr="004967F7" w:rsidRDefault="008C3E51" w:rsidP="00B23AD2">
            <w:pPr>
              <w:pStyle w:val="StandardBox"/>
            </w:pPr>
            <w:r w:rsidRPr="004967F7">
              <w:t xml:space="preserve">Beschreibt die IT-Sicherheitsprinzipien die als Leitplanken für die </w:t>
            </w:r>
            <w:r w:rsidR="00D73F92" w:rsidRPr="004967F7">
              <w:t>IT-Security Vorgabe</w:t>
            </w:r>
            <w:r w:rsidRPr="004967F7">
              <w:t>n dienen im Kontext des Betrachtungsgegenstands dieses Dokuments</w:t>
            </w:r>
          </w:p>
        </w:tc>
      </w:tr>
      <w:tr w:rsidR="00056E75" w:rsidRPr="004967F7" w14:paraId="207F75DC" w14:textId="77777777" w:rsidTr="0034261E">
        <w:trPr>
          <w:trHeight w:val="639"/>
        </w:trPr>
        <w:tc>
          <w:tcPr>
            <w:tcW w:w="1275" w:type="dxa"/>
          </w:tcPr>
          <w:p w14:paraId="123682BE" w14:textId="0CCA2F22" w:rsidR="000E56B1" w:rsidRPr="004967F7" w:rsidRDefault="000E56B1" w:rsidP="00B23AD2">
            <w:pPr>
              <w:pStyle w:val="StandardBoxfett"/>
            </w:pPr>
            <w:r w:rsidRPr="004967F7">
              <w:t>Kapitel 4:</w:t>
            </w:r>
          </w:p>
        </w:tc>
        <w:tc>
          <w:tcPr>
            <w:tcW w:w="2127" w:type="dxa"/>
          </w:tcPr>
          <w:p w14:paraId="4C16640D" w14:textId="74228F6F" w:rsidR="000E56B1" w:rsidRPr="004967F7" w:rsidRDefault="00D73F92" w:rsidP="006E7326">
            <w:pPr>
              <w:pStyle w:val="StandardBoxfett"/>
            </w:pPr>
            <w:r w:rsidRPr="004967F7">
              <w:t>IT-Security Vorgabe</w:t>
            </w:r>
            <w:r w:rsidR="00336263" w:rsidRPr="004967F7">
              <w:t>n</w:t>
            </w:r>
          </w:p>
        </w:tc>
        <w:tc>
          <w:tcPr>
            <w:tcW w:w="6519" w:type="dxa"/>
          </w:tcPr>
          <w:p w14:paraId="50427496" w14:textId="3E24DF13" w:rsidR="000E56B1" w:rsidRPr="004967F7" w:rsidRDefault="00115E98" w:rsidP="00B23AD2">
            <w:pPr>
              <w:pStyle w:val="StandardBox"/>
            </w:pPr>
            <w:r w:rsidRPr="004967F7">
              <w:t xml:space="preserve">Beschreibt sämtliche </w:t>
            </w:r>
            <w:r w:rsidR="00D73F92" w:rsidRPr="004967F7">
              <w:t>IT-Security Vorgabe</w:t>
            </w:r>
            <w:r w:rsidRPr="004967F7">
              <w:t>n im Kontext des Betrachtungsgegenstands dieses Dokuments</w:t>
            </w:r>
          </w:p>
        </w:tc>
      </w:tr>
      <w:tr w:rsidR="00056E75" w:rsidRPr="004967F7" w14:paraId="4BE5A692" w14:textId="77777777" w:rsidTr="0034261E">
        <w:tc>
          <w:tcPr>
            <w:tcW w:w="1275" w:type="dxa"/>
            <w:shd w:val="clear" w:color="auto" w:fill="E4ECF3" w:themeFill="accent1" w:themeFillTint="33"/>
          </w:tcPr>
          <w:p w14:paraId="54D94AD1" w14:textId="437EE6B2" w:rsidR="000E56B1" w:rsidRPr="004967F7" w:rsidRDefault="000E56B1" w:rsidP="00B23AD2">
            <w:pPr>
              <w:pStyle w:val="StandardBoxfett"/>
            </w:pPr>
            <w:r w:rsidRPr="004967F7">
              <w:t>Anhang A:</w:t>
            </w:r>
          </w:p>
        </w:tc>
        <w:tc>
          <w:tcPr>
            <w:tcW w:w="2127" w:type="dxa"/>
            <w:shd w:val="clear" w:color="auto" w:fill="E4ECF3" w:themeFill="accent1" w:themeFillTint="33"/>
          </w:tcPr>
          <w:p w14:paraId="283A896B" w14:textId="3D9B8204" w:rsidR="000E56B1" w:rsidRPr="004967F7" w:rsidRDefault="00056E75" w:rsidP="006E7326">
            <w:pPr>
              <w:pStyle w:val="StandardBoxfett"/>
            </w:pPr>
            <w:r w:rsidRPr="004967F7">
              <w:t xml:space="preserve">Kontextspezifische </w:t>
            </w:r>
            <w:r w:rsidR="00115E98" w:rsidRPr="004967F7">
              <w:t>Verantwortlichkeiten</w:t>
            </w:r>
          </w:p>
        </w:tc>
        <w:tc>
          <w:tcPr>
            <w:tcW w:w="6519" w:type="dxa"/>
            <w:shd w:val="clear" w:color="auto" w:fill="E4ECF3" w:themeFill="accent1" w:themeFillTint="33"/>
          </w:tcPr>
          <w:p w14:paraId="2F182239" w14:textId="27B41926" w:rsidR="000E56B1" w:rsidRPr="004967F7" w:rsidRDefault="00115E98" w:rsidP="00B23AD2">
            <w:pPr>
              <w:pStyle w:val="StandardBox"/>
            </w:pPr>
            <w:r w:rsidRPr="004967F7">
              <w:t xml:space="preserve">Beschreibt die spezifischen Verantwortlichkeiten für die Umsetzung der </w:t>
            </w:r>
            <w:r w:rsidR="00D73F92" w:rsidRPr="004967F7">
              <w:t>IT-Security Vorgabe</w:t>
            </w:r>
            <w:r w:rsidRPr="004967F7">
              <w:t>n im Kontext des Betrachtungsgegenstands dieses Dokuments</w:t>
            </w:r>
          </w:p>
        </w:tc>
      </w:tr>
      <w:tr w:rsidR="00056E75" w:rsidRPr="004967F7" w14:paraId="4C871373" w14:textId="77777777" w:rsidTr="0034261E">
        <w:tc>
          <w:tcPr>
            <w:tcW w:w="1275" w:type="dxa"/>
          </w:tcPr>
          <w:p w14:paraId="4433FBEA" w14:textId="76650F1B" w:rsidR="000E56B1" w:rsidRPr="004967F7" w:rsidRDefault="000E56B1" w:rsidP="00B23AD2">
            <w:pPr>
              <w:pStyle w:val="StandardBoxfett"/>
            </w:pPr>
            <w:r w:rsidRPr="004967F7">
              <w:t>Anhang B:</w:t>
            </w:r>
          </w:p>
        </w:tc>
        <w:tc>
          <w:tcPr>
            <w:tcW w:w="2127" w:type="dxa"/>
          </w:tcPr>
          <w:p w14:paraId="508DD9D7" w14:textId="415734F6" w:rsidR="000E56B1" w:rsidRPr="004967F7" w:rsidRDefault="00115E98" w:rsidP="006E7326">
            <w:pPr>
              <w:pStyle w:val="StandardBoxfett"/>
            </w:pPr>
            <w:proofErr w:type="spellStart"/>
            <w:r w:rsidRPr="004967F7">
              <w:t>Capability</w:t>
            </w:r>
            <w:proofErr w:type="spellEnd"/>
            <w:r w:rsidRPr="004967F7">
              <w:t xml:space="preserve"> </w:t>
            </w:r>
            <w:proofErr w:type="spellStart"/>
            <w:r w:rsidRPr="004967F7">
              <w:t>Map</w:t>
            </w:r>
            <w:proofErr w:type="spellEnd"/>
          </w:p>
        </w:tc>
        <w:tc>
          <w:tcPr>
            <w:tcW w:w="6519" w:type="dxa"/>
          </w:tcPr>
          <w:p w14:paraId="195427C9" w14:textId="6C4BD4AA" w:rsidR="000E56B1" w:rsidRPr="004967F7" w:rsidRDefault="0007229F" w:rsidP="00B23AD2">
            <w:pPr>
              <w:pStyle w:val="StandardBox"/>
            </w:pPr>
            <w:r w:rsidRPr="004967F7">
              <w:t xml:space="preserve">Zeigt die Security </w:t>
            </w:r>
            <w:proofErr w:type="spellStart"/>
            <w:r w:rsidRPr="004967F7">
              <w:t>Capability</w:t>
            </w:r>
            <w:proofErr w:type="spellEnd"/>
            <w:r w:rsidRPr="004967F7">
              <w:t xml:space="preserve"> </w:t>
            </w:r>
            <w:proofErr w:type="spellStart"/>
            <w:r w:rsidRPr="004967F7">
              <w:t>Map</w:t>
            </w:r>
            <w:proofErr w:type="spellEnd"/>
            <w:r w:rsidRPr="004967F7">
              <w:t xml:space="preserve"> mit der Übersicht aller identifizierten Sicherheits- </w:t>
            </w:r>
            <w:r w:rsidR="007C7943" w:rsidRPr="004967F7">
              <w:t>F</w:t>
            </w:r>
            <w:r w:rsidRPr="004967F7">
              <w:t>ertigkeiten im Kontext des Betrachtungsgegenstands dieses Dokuments</w:t>
            </w:r>
          </w:p>
        </w:tc>
      </w:tr>
      <w:tr w:rsidR="00056E75" w:rsidRPr="004967F7" w14:paraId="74E032A3" w14:textId="77777777" w:rsidTr="0034261E">
        <w:tc>
          <w:tcPr>
            <w:tcW w:w="1275" w:type="dxa"/>
            <w:shd w:val="clear" w:color="auto" w:fill="E4ECF3" w:themeFill="accent1" w:themeFillTint="33"/>
          </w:tcPr>
          <w:p w14:paraId="7501FCEA" w14:textId="1E0173D9" w:rsidR="000E56B1" w:rsidRPr="004967F7" w:rsidRDefault="000E56B1" w:rsidP="00B23AD2">
            <w:pPr>
              <w:pStyle w:val="StandardBoxfett"/>
            </w:pPr>
            <w:r w:rsidRPr="004967F7">
              <w:t>Anhang C:</w:t>
            </w:r>
          </w:p>
        </w:tc>
        <w:tc>
          <w:tcPr>
            <w:tcW w:w="2127" w:type="dxa"/>
            <w:shd w:val="clear" w:color="auto" w:fill="E4ECF3" w:themeFill="accent1" w:themeFillTint="33"/>
          </w:tcPr>
          <w:p w14:paraId="4D7C776F" w14:textId="4EFAE590" w:rsidR="000E56B1" w:rsidRPr="004967F7" w:rsidRDefault="00CB2F0B" w:rsidP="006E7326">
            <w:pPr>
              <w:pStyle w:val="StandardBoxfett"/>
            </w:pPr>
            <w:r w:rsidRPr="004967F7">
              <w:t>Grundlagen und Referenzen</w:t>
            </w:r>
          </w:p>
        </w:tc>
        <w:tc>
          <w:tcPr>
            <w:tcW w:w="6519" w:type="dxa"/>
            <w:shd w:val="clear" w:color="auto" w:fill="E4ECF3" w:themeFill="accent1" w:themeFillTint="33"/>
          </w:tcPr>
          <w:p w14:paraId="68508A8D" w14:textId="33EC9706" w:rsidR="000E56B1" w:rsidRPr="004967F7" w:rsidRDefault="00355CDB" w:rsidP="00B23AD2">
            <w:pPr>
              <w:pStyle w:val="StandardBox"/>
            </w:pPr>
            <w:r w:rsidRPr="004967F7">
              <w:t>Auflistung aller internen und externen Referenzinformationen (Standards, Best-Practices, Weisungen, Grundsätze, etc.) im Kontext des Betrachtungsgegenstands dieses Dokuments</w:t>
            </w:r>
          </w:p>
        </w:tc>
      </w:tr>
      <w:tr w:rsidR="00056E75" w:rsidRPr="004967F7" w14:paraId="1F52470E" w14:textId="77777777" w:rsidTr="0034261E">
        <w:tc>
          <w:tcPr>
            <w:tcW w:w="1275" w:type="dxa"/>
          </w:tcPr>
          <w:p w14:paraId="58039B3D" w14:textId="38C61B2F" w:rsidR="000E56B1" w:rsidRPr="004967F7" w:rsidRDefault="000E56B1" w:rsidP="00B23AD2">
            <w:pPr>
              <w:pStyle w:val="StandardBoxfett"/>
            </w:pPr>
            <w:r w:rsidRPr="004967F7">
              <w:t>Anhand D:</w:t>
            </w:r>
          </w:p>
        </w:tc>
        <w:tc>
          <w:tcPr>
            <w:tcW w:w="2127" w:type="dxa"/>
          </w:tcPr>
          <w:p w14:paraId="62C41F62" w14:textId="667E3007" w:rsidR="000E56B1" w:rsidRPr="004967F7" w:rsidRDefault="00115E98" w:rsidP="006E7326">
            <w:pPr>
              <w:pStyle w:val="StandardBoxfett"/>
            </w:pPr>
            <w:r w:rsidRPr="004967F7">
              <w:t>Dokumentinformationen</w:t>
            </w:r>
          </w:p>
        </w:tc>
        <w:tc>
          <w:tcPr>
            <w:tcW w:w="6519" w:type="dxa"/>
          </w:tcPr>
          <w:p w14:paraId="1D674F19" w14:textId="34126409" w:rsidR="000E56B1" w:rsidRPr="004967F7" w:rsidRDefault="0090077F" w:rsidP="00B23AD2">
            <w:pPr>
              <w:pStyle w:val="StandardBox"/>
            </w:pPr>
            <w:r w:rsidRPr="004967F7">
              <w:t>Spezifische Informationen zum Dokument: Änderungshistorie, Verifizierung/Abnahme</w:t>
            </w:r>
          </w:p>
        </w:tc>
      </w:tr>
      <w:tr w:rsidR="00056E75" w:rsidRPr="004967F7" w14:paraId="0B3CBA09" w14:textId="77777777" w:rsidTr="0034261E">
        <w:tc>
          <w:tcPr>
            <w:tcW w:w="1275" w:type="dxa"/>
            <w:shd w:val="clear" w:color="auto" w:fill="E4ECF3" w:themeFill="accent1" w:themeFillTint="33"/>
          </w:tcPr>
          <w:p w14:paraId="327C96D0" w14:textId="230D9B44" w:rsidR="000E56B1" w:rsidRPr="004967F7" w:rsidRDefault="000E56B1" w:rsidP="00B23AD2">
            <w:pPr>
              <w:pStyle w:val="StandardBoxfett"/>
            </w:pPr>
            <w:r w:rsidRPr="004967F7">
              <w:t>Anhang E:</w:t>
            </w:r>
          </w:p>
        </w:tc>
        <w:tc>
          <w:tcPr>
            <w:tcW w:w="2127" w:type="dxa"/>
            <w:shd w:val="clear" w:color="auto" w:fill="E4ECF3" w:themeFill="accent1" w:themeFillTint="33"/>
          </w:tcPr>
          <w:p w14:paraId="46AE7001" w14:textId="731A6919" w:rsidR="000E56B1" w:rsidRPr="004967F7" w:rsidRDefault="00115E98" w:rsidP="006E7326">
            <w:pPr>
              <w:pStyle w:val="StandardBoxfett"/>
            </w:pPr>
            <w:r w:rsidRPr="004967F7">
              <w:t>Glossar</w:t>
            </w:r>
          </w:p>
        </w:tc>
        <w:tc>
          <w:tcPr>
            <w:tcW w:w="6519" w:type="dxa"/>
            <w:shd w:val="clear" w:color="auto" w:fill="E4ECF3" w:themeFill="accent1" w:themeFillTint="33"/>
          </w:tcPr>
          <w:p w14:paraId="70B28246" w14:textId="7678AD5F" w:rsidR="000E56B1" w:rsidRPr="004967F7" w:rsidRDefault="00355CDB" w:rsidP="00B23AD2">
            <w:pPr>
              <w:pStyle w:val="StandardBox"/>
            </w:pPr>
            <w:r w:rsidRPr="004967F7">
              <w:t>Verweis (Link) auf das zentrale IT-Security Begriffsverzeichnis</w:t>
            </w:r>
          </w:p>
        </w:tc>
      </w:tr>
    </w:tbl>
    <w:p w14:paraId="161A882E" w14:textId="6F23CEAB" w:rsidR="005F2D4C" w:rsidRPr="004967F7" w:rsidRDefault="005F2D4C" w:rsidP="00F84A07">
      <w:pPr>
        <w:pStyle w:val="Heading2"/>
        <w:pageBreakBefore/>
        <w:ind w:left="578" w:hanging="578"/>
      </w:pPr>
      <w:bookmarkStart w:id="9" w:name="_Toc143764054"/>
      <w:bookmarkStart w:id="10" w:name="_Toc148950489"/>
      <w:bookmarkStart w:id="11" w:name="_Toc211667073"/>
      <w:r w:rsidRPr="004967F7">
        <w:lastRenderedPageBreak/>
        <w:t>Geltungsbereich</w:t>
      </w:r>
      <w:bookmarkEnd w:id="9"/>
      <w:bookmarkEnd w:id="10"/>
      <w:bookmarkEnd w:id="11"/>
    </w:p>
    <w:p w14:paraId="0827F4A5" w14:textId="77777777" w:rsidR="007D3A74" w:rsidRPr="004967F7" w:rsidRDefault="0064071A" w:rsidP="0064071A">
      <w:bookmarkStart w:id="12" w:name="_Hlk148279555"/>
      <w:r w:rsidRPr="004967F7">
        <w:t xml:space="preserve">Dieser Standard definiert die Vorgaben </w:t>
      </w:r>
      <w:r w:rsidR="000E7C13" w:rsidRPr="004967F7">
        <w:t xml:space="preserve">aus IT-Security Sicht </w:t>
      </w:r>
      <w:r w:rsidRPr="004967F7">
        <w:t>für den in der Einleitung festgelegten Betrachtungsgegenstand</w:t>
      </w:r>
      <w:r w:rsidR="00640C04" w:rsidRPr="004967F7">
        <w:t>.</w:t>
      </w:r>
      <w:r w:rsidRPr="004967F7">
        <w:t xml:space="preserve"> </w:t>
      </w:r>
      <w:r w:rsidR="00640C04" w:rsidRPr="004967F7">
        <w:t>Er</w:t>
      </w:r>
      <w:r w:rsidR="000C64B0" w:rsidRPr="004967F7">
        <w:t xml:space="preserve"> </w:t>
      </w:r>
      <w:r w:rsidRPr="004967F7">
        <w:t xml:space="preserve">gilt für den gesamten Bereich Informatik im Kontext der SNB. </w:t>
      </w:r>
    </w:p>
    <w:p w14:paraId="3D25145A" w14:textId="4FA7666B" w:rsidR="0064071A" w:rsidRPr="004967F7" w:rsidRDefault="000E7C13" w:rsidP="009F2983">
      <w:pPr>
        <w:spacing w:after="200"/>
      </w:pPr>
      <w:r w:rsidRPr="004967F7">
        <w:t>Des Weiteren</w:t>
      </w:r>
      <w:r w:rsidR="00640C04" w:rsidRPr="004967F7">
        <w:t xml:space="preserve"> gelten sämtliche Vorgaben </w:t>
      </w:r>
      <w:r w:rsidRPr="004967F7">
        <w:t xml:space="preserve">aus anderen IT-Security Regelwerk- oder ITSM Rahmenwerk Dokumenten, welche </w:t>
      </w:r>
      <w:r w:rsidR="00640C04" w:rsidRPr="004967F7">
        <w:t xml:space="preserve">für die Umsysteme und </w:t>
      </w:r>
      <w:r w:rsidRPr="004967F7">
        <w:t xml:space="preserve">die </w:t>
      </w:r>
      <w:r w:rsidR="00640C04" w:rsidRPr="004967F7">
        <w:t>Integrationen des</w:t>
      </w:r>
      <w:r w:rsidRPr="004967F7">
        <w:t xml:space="preserve"> hier adressierten</w:t>
      </w:r>
      <w:r w:rsidR="00640C04" w:rsidRPr="004967F7">
        <w:t xml:space="preserve"> Betrachtungsgegenstands</w:t>
      </w:r>
      <w:r w:rsidRPr="004967F7">
        <w:t xml:space="preserve"> relevant sind. </w:t>
      </w:r>
      <w:r w:rsidR="003107F9" w:rsidRPr="004967F7">
        <w:t xml:space="preserve">Als Orientierungshilfe gelten die in </w:t>
      </w:r>
      <w:r w:rsidR="009F2983" w:rsidRPr="004967F7">
        <w:fldChar w:fldCharType="begin"/>
      </w:r>
      <w:r w:rsidR="009F2983" w:rsidRPr="004967F7">
        <w:instrText xml:space="preserve"> REF _Ref200032198 \r \h </w:instrText>
      </w:r>
      <w:r w:rsidR="009F2983" w:rsidRPr="004967F7">
        <w:fldChar w:fldCharType="separate"/>
      </w:r>
      <w:r w:rsidR="00FB7ECA" w:rsidRPr="004967F7">
        <w:t>Anhang C</w:t>
      </w:r>
      <w:r w:rsidR="009F2983" w:rsidRPr="004967F7">
        <w:fldChar w:fldCharType="end"/>
      </w:r>
      <w:r w:rsidR="009F2983" w:rsidRPr="004967F7">
        <w:t xml:space="preserve"> «</w:t>
      </w:r>
      <w:r w:rsidR="009F2983" w:rsidRPr="004967F7">
        <w:fldChar w:fldCharType="begin"/>
      </w:r>
      <w:r w:rsidR="009F2983" w:rsidRPr="004967F7">
        <w:instrText xml:space="preserve"> REF _Ref200032203 \h </w:instrText>
      </w:r>
      <w:r w:rsidR="009F2983" w:rsidRPr="004967F7">
        <w:fldChar w:fldCharType="separate"/>
      </w:r>
      <w:r w:rsidR="00FB7ECA" w:rsidRPr="004967F7">
        <w:t>Grundlagen und Referenzen</w:t>
      </w:r>
      <w:r w:rsidR="009F2983" w:rsidRPr="004967F7">
        <w:fldChar w:fldCharType="end"/>
      </w:r>
      <w:r w:rsidR="009F2983" w:rsidRPr="004967F7">
        <w:t xml:space="preserve">» </w:t>
      </w:r>
      <w:r w:rsidR="003107F9" w:rsidRPr="004967F7">
        <w:t>referenzierten Dokumente.</w:t>
      </w:r>
      <w:bookmarkEnd w:id="12"/>
    </w:p>
    <w:p w14:paraId="528AA5EC" w14:textId="1D0D7173" w:rsidR="0064071A" w:rsidRPr="004967F7" w:rsidRDefault="0064071A" w:rsidP="0064071A">
      <w:bookmarkStart w:id="13" w:name="_Hlk148279644"/>
      <w:r w:rsidRPr="004967F7">
        <w:t>Die Mitarbeite</w:t>
      </w:r>
      <w:r w:rsidR="00361501" w:rsidRPr="004967F7">
        <w:t>nde</w:t>
      </w:r>
      <w:r w:rsidRPr="004967F7">
        <w:t xml:space="preserve"> des Bereichs Informatik stellen sicher, dass </w:t>
      </w:r>
      <w:r w:rsidR="000E7C13" w:rsidRPr="004967F7">
        <w:t>sämtliche</w:t>
      </w:r>
      <w:r w:rsidRPr="004967F7">
        <w:t xml:space="preserve"> Vorgaben in ihrem Verantwortungsbereich eingehalten werden. Eine detailliertere Definition der grundlegenden Verantwortlichkeiten ist im </w:t>
      </w:r>
      <w:r w:rsidR="00C9109C" w:rsidRPr="004967F7">
        <w:t>ITSM</w:t>
      </w:r>
      <w:r w:rsidR="00504800" w:rsidRPr="004967F7">
        <w:t>-</w:t>
      </w:r>
      <w:r w:rsidR="00C9109C" w:rsidRPr="004967F7">
        <w:t>Rahmenwerk</w:t>
      </w:r>
      <w:r w:rsidRPr="004967F7">
        <w:t xml:space="preserve"> beschrieben.</w:t>
      </w:r>
      <w:bookmarkEnd w:id="13"/>
    </w:p>
    <w:p w14:paraId="4E21048B" w14:textId="0A862A3B" w:rsidR="001666E7" w:rsidRPr="004967F7" w:rsidRDefault="001666E7" w:rsidP="009724C5">
      <w:pPr>
        <w:pStyle w:val="Heading3"/>
      </w:pPr>
      <w:bookmarkStart w:id="14" w:name="_Ref148950256"/>
      <w:bookmarkStart w:id="15" w:name="_Ref148950260"/>
      <w:bookmarkStart w:id="16" w:name="_Toc148950490"/>
      <w:bookmarkStart w:id="17" w:name="_Toc211667074"/>
      <w:bookmarkStart w:id="18" w:name="_Hlk148279720"/>
      <w:bookmarkStart w:id="19" w:name="_Toc143764055"/>
      <w:r w:rsidRPr="004967F7">
        <w:t>Bezug zu</w:t>
      </w:r>
      <w:r w:rsidR="00684DEB" w:rsidRPr="004967F7">
        <w:t>m</w:t>
      </w:r>
      <w:r w:rsidRPr="004967F7">
        <w:t xml:space="preserve"> </w:t>
      </w:r>
      <w:r w:rsidR="00C9109C" w:rsidRPr="004967F7">
        <w:t xml:space="preserve">und Ablösung des </w:t>
      </w:r>
      <w:r w:rsidRPr="004967F7">
        <w:t>bestehende</w:t>
      </w:r>
      <w:r w:rsidR="00684DEB" w:rsidRPr="004967F7">
        <w:t>n</w:t>
      </w:r>
      <w:r w:rsidRPr="004967F7">
        <w:t xml:space="preserve"> IT-Security Regelwerk</w:t>
      </w:r>
      <w:r w:rsidR="00C9109C" w:rsidRPr="004967F7">
        <w:t>s</w:t>
      </w:r>
      <w:bookmarkEnd w:id="14"/>
      <w:bookmarkEnd w:id="15"/>
      <w:bookmarkEnd w:id="16"/>
      <w:bookmarkEnd w:id="17"/>
    </w:p>
    <w:p w14:paraId="248A5D61" w14:textId="038356B6" w:rsidR="001666E7" w:rsidRPr="004967F7" w:rsidRDefault="001666E7" w:rsidP="001666E7">
      <w:r w:rsidRPr="004967F7">
        <w:t xml:space="preserve">Das bestehende IT-Security Regelwerk </w:t>
      </w:r>
      <w:r w:rsidR="00684DEB" w:rsidRPr="004967F7">
        <w:t>soll schrittweise in das neue ITSM</w:t>
      </w:r>
      <w:r w:rsidR="00504800" w:rsidRPr="004967F7">
        <w:t>-</w:t>
      </w:r>
      <w:r w:rsidR="00684DEB" w:rsidRPr="004967F7">
        <w:t>Rahmenwerk überführt werden. Dabei werden nach und nach sowohl das Regelwerk-Dokument als auch die Baseline Dokumente durch ITSM</w:t>
      </w:r>
      <w:r w:rsidR="00504800" w:rsidRPr="004967F7">
        <w:t>-</w:t>
      </w:r>
      <w:r w:rsidR="00684DEB" w:rsidRPr="004967F7">
        <w:t xml:space="preserve">Standards und </w:t>
      </w:r>
      <w:r w:rsidR="00C9109C" w:rsidRPr="004967F7">
        <w:t>ITSM</w:t>
      </w:r>
      <w:r w:rsidR="00504800" w:rsidRPr="004967F7">
        <w:t>-</w:t>
      </w:r>
      <w:r w:rsidR="00684DEB" w:rsidRPr="004967F7">
        <w:t>Guidelines abgelöst.</w:t>
      </w:r>
    </w:p>
    <w:p w14:paraId="78DF3B1C" w14:textId="02EFEDAD" w:rsidR="00684DEB" w:rsidRPr="004967F7" w:rsidRDefault="00504800" w:rsidP="00625954">
      <w:r w:rsidRPr="004967F7">
        <w:t>In der Übergangsphase</w:t>
      </w:r>
      <w:r w:rsidR="00684DEB" w:rsidRPr="004967F7">
        <w:t xml:space="preserve"> bleiben </w:t>
      </w:r>
      <w:r w:rsidR="00625954" w:rsidRPr="004967F7">
        <w:t xml:space="preserve">die IT-Security Regelwerk und Baseline Vorgaben gültig, solange </w:t>
      </w:r>
      <w:r w:rsidR="00684DEB" w:rsidRPr="004967F7">
        <w:t xml:space="preserve">bis </w:t>
      </w:r>
      <w:r w:rsidR="00625954" w:rsidRPr="004967F7">
        <w:t>das</w:t>
      </w:r>
      <w:r w:rsidR="00684DEB" w:rsidRPr="004967F7">
        <w:t xml:space="preserve"> </w:t>
      </w:r>
      <w:r w:rsidR="00625954" w:rsidRPr="004967F7">
        <w:t xml:space="preserve">jeweilige </w:t>
      </w:r>
      <w:r w:rsidR="00684DEB" w:rsidRPr="004967F7">
        <w:t>Dokument in das neue ITSM</w:t>
      </w:r>
      <w:r w:rsidRPr="004967F7">
        <w:t>-</w:t>
      </w:r>
      <w:r w:rsidR="00684DEB" w:rsidRPr="004967F7">
        <w:t xml:space="preserve">Rahmenwerkformat überführt und abgelöst worden </w:t>
      </w:r>
      <w:r w:rsidR="00625954" w:rsidRPr="004967F7">
        <w:t>ist.</w:t>
      </w:r>
      <w:r w:rsidR="00684DEB" w:rsidRPr="004967F7">
        <w:t xml:space="preserve"> </w:t>
      </w:r>
      <w:r w:rsidR="00625954" w:rsidRPr="004967F7">
        <w:t xml:space="preserve">In dieser Übergangsphase können die neuen Standards und Guidelines auf bestehende IT-Security Regelwerk und Baseline verweisen. Die Verweise werden später entfernt bzw. angepasst </w:t>
      </w:r>
      <w:proofErr w:type="gramStart"/>
      <w:r w:rsidR="00625954" w:rsidRPr="004967F7">
        <w:t>sobald</w:t>
      </w:r>
      <w:proofErr w:type="gramEnd"/>
      <w:r w:rsidR="00625954" w:rsidRPr="004967F7">
        <w:t xml:space="preserve"> das jeweilige Dokument ersetzt worden ist.</w:t>
      </w:r>
    </w:p>
    <w:p w14:paraId="5DC6602F" w14:textId="5681D6F9" w:rsidR="005F2D4C" w:rsidRPr="004967F7" w:rsidRDefault="00D82E92" w:rsidP="00761B98">
      <w:pPr>
        <w:pStyle w:val="Heading2"/>
      </w:pPr>
      <w:bookmarkStart w:id="20" w:name="_Toc148950491"/>
      <w:bookmarkStart w:id="21" w:name="_Toc211667075"/>
      <w:bookmarkEnd w:id="18"/>
      <w:r w:rsidRPr="004967F7">
        <w:t>Abgrenzung</w:t>
      </w:r>
      <w:bookmarkEnd w:id="19"/>
      <w:bookmarkEnd w:id="20"/>
      <w:bookmarkEnd w:id="21"/>
    </w:p>
    <w:p w14:paraId="50BAB0E7" w14:textId="260E7C84" w:rsidR="00C722CF" w:rsidRPr="004967F7" w:rsidRDefault="00C722CF" w:rsidP="00C722CF">
      <w:r w:rsidRPr="004967F7">
        <w:t>Es gelten die folgenden Abgrenzungen:</w:t>
      </w:r>
    </w:p>
    <w:p w14:paraId="453271B2" w14:textId="439C2461" w:rsidR="00B16C43" w:rsidRPr="004967F7" w:rsidRDefault="00B16C43" w:rsidP="00DD23E4">
      <w:pPr>
        <w:pStyle w:val="ListParagraph"/>
        <w:numPr>
          <w:ilvl w:val="0"/>
          <w:numId w:val="11"/>
        </w:numPr>
      </w:pPr>
      <w:r w:rsidRPr="004967F7">
        <w:t xml:space="preserve">Das Zielpublikum dieses Standards sind ausschliesslich </w:t>
      </w:r>
      <w:commentRangeStart w:id="22"/>
      <w:r w:rsidRPr="004967F7">
        <w:t>Applikationsverantwortliche</w:t>
      </w:r>
      <w:commentRangeEnd w:id="22"/>
      <w:r w:rsidR="00700624">
        <w:rPr>
          <w:rStyle w:val="CommentReference"/>
        </w:rPr>
        <w:commentReference w:id="22"/>
      </w:r>
      <w:r w:rsidRPr="004967F7">
        <w:t xml:space="preserve">. </w:t>
      </w:r>
      <w:commentRangeStart w:id="23"/>
      <w:commentRangeStart w:id="24"/>
      <w:r w:rsidRPr="004967F7">
        <w:t>Endnutzer werden nicht adressiert.</w:t>
      </w:r>
      <w:commentRangeEnd w:id="23"/>
      <w:r w:rsidR="0000098C">
        <w:rPr>
          <w:rStyle w:val="CommentReference"/>
        </w:rPr>
        <w:commentReference w:id="23"/>
      </w:r>
      <w:commentRangeEnd w:id="24"/>
      <w:r w:rsidR="004B7052">
        <w:rPr>
          <w:rStyle w:val="CommentReference"/>
        </w:rPr>
        <w:commentReference w:id="24"/>
      </w:r>
    </w:p>
    <w:p w14:paraId="626FF218" w14:textId="0052BB89" w:rsidR="00C722CF" w:rsidRDefault="00C722CF" w:rsidP="00DD23E4">
      <w:pPr>
        <w:pStyle w:val="ListParagraph"/>
        <w:numPr>
          <w:ilvl w:val="0"/>
          <w:numId w:val="11"/>
        </w:numPr>
      </w:pPr>
      <w:r w:rsidRPr="004967F7">
        <w:t xml:space="preserve">Der Standard findet ausschliesslich auf elektronische </w:t>
      </w:r>
      <w:r w:rsidR="0002625D">
        <w:t>Daten</w:t>
      </w:r>
      <w:r w:rsidR="0002625D" w:rsidRPr="004967F7">
        <w:t xml:space="preserve"> </w:t>
      </w:r>
      <w:r w:rsidRPr="004967F7">
        <w:t xml:space="preserve">Anwendung. Papier und andere Formen von nicht digitalen </w:t>
      </w:r>
      <w:r w:rsidR="0002625D">
        <w:t>Daten</w:t>
      </w:r>
      <w:r w:rsidR="0002625D" w:rsidRPr="004967F7">
        <w:t xml:space="preserve"> </w:t>
      </w:r>
      <w:r w:rsidRPr="004967F7">
        <w:t>sind ausgeschlossen.</w:t>
      </w:r>
    </w:p>
    <w:p w14:paraId="248F6808" w14:textId="27440F21" w:rsidR="009B1362" w:rsidRDefault="009B1362" w:rsidP="00DD23E4">
      <w:pPr>
        <w:pStyle w:val="ListParagraph"/>
        <w:numPr>
          <w:ilvl w:val="0"/>
          <w:numId w:val="11"/>
        </w:numPr>
      </w:pPr>
      <w:r>
        <w:t>Der Standard deckt</w:t>
      </w:r>
      <w:ins w:id="25" w:author="Vasilenko Ilya" w:date="2025-10-28T15:33:00Z" w16du:dateUtc="2025-10-28T14:33:00Z">
        <w:r w:rsidR="004B7052">
          <w:t xml:space="preserve"> die im </w:t>
        </w:r>
      </w:ins>
      <w:ins w:id="26" w:author="Vasilenko Ilya" w:date="2025-10-28T15:34:00Z" w16du:dateUtc="2025-10-28T14:34:00Z">
        <w:r w:rsidR="004B7052">
          <w:fldChar w:fldCharType="begin"/>
        </w:r>
        <w:r w:rsidR="004B7052">
          <w:instrText xml:space="preserve"> REF _Ref212558057 \r \h </w:instrText>
        </w:r>
      </w:ins>
      <w:r w:rsidR="004B7052">
        <w:fldChar w:fldCharType="separate"/>
      </w:r>
      <w:ins w:id="27" w:author="Vasilenko Ilya" w:date="2025-10-28T15:34:00Z" w16du:dateUtc="2025-10-28T14:34:00Z">
        <w:r w:rsidR="004B7052">
          <w:t>Anhang B</w:t>
        </w:r>
        <w:r w:rsidR="004B7052">
          <w:fldChar w:fldCharType="end"/>
        </w:r>
        <w:r w:rsidR="004B7052">
          <w:t xml:space="preserve"> «</w:t>
        </w:r>
        <w:proofErr w:type="spellStart"/>
        <w:r w:rsidR="004B7052">
          <w:fldChar w:fldCharType="begin"/>
        </w:r>
        <w:r w:rsidR="004B7052">
          <w:instrText xml:space="preserve"> REF _Ref212558061 \h </w:instrText>
        </w:r>
      </w:ins>
      <w:r w:rsidR="004B7052">
        <w:fldChar w:fldCharType="separate"/>
      </w:r>
      <w:ins w:id="28" w:author="Vasilenko Ilya" w:date="2025-10-28T15:34:00Z" w16du:dateUtc="2025-10-28T14:34:00Z">
        <w:r w:rsidR="004B7052" w:rsidRPr="004967F7">
          <w:t>Capability</w:t>
        </w:r>
        <w:proofErr w:type="spellEnd"/>
        <w:r w:rsidR="004B7052" w:rsidRPr="004967F7">
          <w:t xml:space="preserve"> </w:t>
        </w:r>
        <w:proofErr w:type="spellStart"/>
        <w:r w:rsidR="004B7052" w:rsidRPr="004967F7">
          <w:t>Map</w:t>
        </w:r>
        <w:proofErr w:type="spellEnd"/>
        <w:r w:rsidR="004B7052">
          <w:fldChar w:fldCharType="end"/>
        </w:r>
        <w:r w:rsidR="004B7052">
          <w:t xml:space="preserve">» dargestellten </w:t>
        </w:r>
        <w:proofErr w:type="spellStart"/>
        <w:r w:rsidR="004B7052">
          <w:t>Capabilities</w:t>
        </w:r>
        <w:proofErr w:type="spellEnd"/>
        <w:r w:rsidR="004B7052">
          <w:t xml:space="preserve">. </w:t>
        </w:r>
      </w:ins>
      <w:del w:id="29" w:author="Vasilenko Ilya" w:date="2025-10-28T15:34:00Z" w16du:dateUtc="2025-10-28T14:34:00Z">
        <w:r w:rsidDel="004B7052">
          <w:delText xml:space="preserve"> d</w:delText>
        </w:r>
      </w:del>
      <w:ins w:id="30" w:author="Vasilenko Ilya" w:date="2025-10-28T15:34:00Z" w16du:dateUtc="2025-10-28T14:34:00Z">
        <w:r w:rsidR="004B7052">
          <w:t>D</w:t>
        </w:r>
      </w:ins>
      <w:r>
        <w:t>ie folgenden Datensicherheits-</w:t>
      </w:r>
      <w:commentRangeStart w:id="31"/>
      <w:commentRangeStart w:id="32"/>
      <w:proofErr w:type="spellStart"/>
      <w:r>
        <w:t>Capabilities</w:t>
      </w:r>
      <w:proofErr w:type="spellEnd"/>
      <w:r>
        <w:t xml:space="preserve"> </w:t>
      </w:r>
      <w:commentRangeEnd w:id="31"/>
      <w:r w:rsidR="002260D3">
        <w:rPr>
          <w:rStyle w:val="CommentReference"/>
        </w:rPr>
        <w:commentReference w:id="31"/>
      </w:r>
      <w:commentRangeEnd w:id="32"/>
      <w:r w:rsidR="004B7052">
        <w:rPr>
          <w:rStyle w:val="CommentReference"/>
        </w:rPr>
        <w:commentReference w:id="32"/>
      </w:r>
      <w:del w:id="33" w:author="Vasilenko Ilya" w:date="2025-10-28T15:34:00Z" w16du:dateUtc="2025-10-28T14:34:00Z">
        <w:r w:rsidDel="004B7052">
          <w:delText>nicht ab</w:delText>
        </w:r>
      </w:del>
      <w:ins w:id="34" w:author="Vasilenko Ilya" w:date="2025-10-28T15:34:00Z" w16du:dateUtc="2025-10-28T14:34:00Z">
        <w:r w:rsidR="004B7052">
          <w:t>sind (aus dieser Version des Standards) somit ausgeschlossen</w:t>
        </w:r>
      </w:ins>
      <w:r>
        <w:t>:</w:t>
      </w:r>
    </w:p>
    <w:p w14:paraId="38208F87" w14:textId="23B0471B" w:rsidR="009B1362" w:rsidRDefault="009B1362" w:rsidP="009B1362">
      <w:pPr>
        <w:pStyle w:val="ListParagraph"/>
        <w:numPr>
          <w:ilvl w:val="1"/>
          <w:numId w:val="11"/>
        </w:numPr>
      </w:pPr>
      <w:commentRangeStart w:id="35"/>
      <w:commentRangeStart w:id="36"/>
      <w:r>
        <w:t>Datenschutz-</w:t>
      </w:r>
      <w:proofErr w:type="spellStart"/>
      <w:r>
        <w:t>Capabilities</w:t>
      </w:r>
      <w:proofErr w:type="spellEnd"/>
      <w:r>
        <w:t xml:space="preserve"> </w:t>
      </w:r>
      <w:commentRangeEnd w:id="35"/>
      <w:r w:rsidR="002260D3">
        <w:rPr>
          <w:rStyle w:val="CommentReference"/>
        </w:rPr>
        <w:commentReference w:id="35"/>
      </w:r>
      <w:r>
        <w:t>sind ausgeschlossen</w:t>
      </w:r>
      <w:commentRangeEnd w:id="36"/>
      <w:r w:rsidR="00F70731">
        <w:rPr>
          <w:rStyle w:val="CommentReference"/>
        </w:rPr>
        <w:commentReference w:id="36"/>
      </w:r>
      <w:r>
        <w:t>, da sie in der Verantwortung der Datenschutzstelle liegen.</w:t>
      </w:r>
    </w:p>
    <w:p w14:paraId="542EFD9E" w14:textId="787217FB" w:rsidR="009B1362" w:rsidRDefault="009B1362" w:rsidP="009B1362">
      <w:pPr>
        <w:pStyle w:val="ListParagraph"/>
        <w:numPr>
          <w:ilvl w:val="1"/>
          <w:numId w:val="11"/>
        </w:numPr>
      </w:pPr>
      <w:r>
        <w:t xml:space="preserve">Erweiterte Data Loss </w:t>
      </w:r>
      <w:proofErr w:type="spellStart"/>
      <w:r>
        <w:t>Prevention</w:t>
      </w:r>
      <w:proofErr w:type="spellEnd"/>
      <w:r>
        <w:t xml:space="preserve"> (DLP)-</w:t>
      </w:r>
      <w:proofErr w:type="spellStart"/>
      <w:r>
        <w:t>Capabilities</w:t>
      </w:r>
      <w:proofErr w:type="spellEnd"/>
      <w:r>
        <w:t xml:space="preserve"> werden adressiert, wenn die Anforderungen und der Umsetzungsplan geklärt sind.</w:t>
      </w:r>
    </w:p>
    <w:p w14:paraId="6BFA6066" w14:textId="3E0344B8" w:rsidR="009B1362" w:rsidRPr="009B1362" w:rsidRDefault="009B1362" w:rsidP="009B1362">
      <w:pPr>
        <w:pStyle w:val="ListParagraph"/>
        <w:numPr>
          <w:ilvl w:val="1"/>
          <w:numId w:val="11"/>
        </w:numPr>
      </w:pPr>
      <w:commentRangeStart w:id="37"/>
      <w:r>
        <w:t>Datensicherheits-</w:t>
      </w:r>
      <w:proofErr w:type="spellStart"/>
      <w:r>
        <w:t>Capabilities</w:t>
      </w:r>
      <w:proofErr w:type="spellEnd"/>
      <w:r>
        <w:t xml:space="preserve"> </w:t>
      </w:r>
      <w:commentRangeEnd w:id="37"/>
      <w:r w:rsidR="002260D3">
        <w:rPr>
          <w:rStyle w:val="CommentReference"/>
        </w:rPr>
        <w:commentReference w:id="37"/>
      </w:r>
      <w:r>
        <w:t xml:space="preserve">bezüglich Kryptographie, Cloud Services, Endgeräten und Secure </w:t>
      </w:r>
      <w:proofErr w:type="spellStart"/>
      <w:r>
        <w:t>Operations</w:t>
      </w:r>
      <w:proofErr w:type="spellEnd"/>
      <w:r>
        <w:t>, die bereits in dedizierten Standards für das jeweilige Thema behandelt werden, sind hier nicht wiedergegeben.</w:t>
      </w:r>
    </w:p>
    <w:p w14:paraId="5CF65DE7" w14:textId="77777777" w:rsidR="001D5746" w:rsidRPr="004967F7" w:rsidRDefault="001D5746" w:rsidP="00F84A07">
      <w:pPr>
        <w:pStyle w:val="Heading2"/>
        <w:pageBreakBefore/>
        <w:ind w:left="578" w:hanging="578"/>
      </w:pPr>
      <w:bookmarkStart w:id="38" w:name="_Toc142579925"/>
      <w:bookmarkStart w:id="39" w:name="_Toc143764056"/>
      <w:bookmarkStart w:id="40" w:name="_Toc148950492"/>
      <w:bookmarkStart w:id="41" w:name="_Toc211667076"/>
      <w:r w:rsidRPr="004967F7">
        <w:lastRenderedPageBreak/>
        <w:t>Ausnahmeregelungen</w:t>
      </w:r>
      <w:bookmarkEnd w:id="38"/>
      <w:bookmarkEnd w:id="39"/>
      <w:bookmarkEnd w:id="40"/>
      <w:bookmarkEnd w:id="41"/>
    </w:p>
    <w:p w14:paraId="5BEBCD03" w14:textId="768CA338" w:rsidR="007E5B94" w:rsidRPr="004967F7" w:rsidRDefault="00D73F92" w:rsidP="007E5B94">
      <w:r w:rsidRPr="004967F7">
        <w:t>IT-Security Vorgabe</w:t>
      </w:r>
      <w:r w:rsidR="007E5B94" w:rsidRPr="004967F7">
        <w:t>n werden entweder als Muss oder als Soll Vorgaben definiert.</w:t>
      </w:r>
    </w:p>
    <w:p w14:paraId="0024D3DF" w14:textId="0969B5FE" w:rsidR="007E5B94" w:rsidRPr="004967F7" w:rsidRDefault="007E5B94" w:rsidP="007E5B94">
      <w:pPr>
        <w:pStyle w:val="Aufzhlung"/>
        <w:ind w:left="567" w:hanging="567"/>
      </w:pPr>
      <w:bookmarkStart w:id="42" w:name="_Hlk148280303"/>
      <w:bookmarkStart w:id="43" w:name="_Hlk148691427"/>
      <w:r w:rsidRPr="004967F7">
        <w:t>Muss-Vorgaben sind zwingend einzuhalten. Können Muss-Vorgaben nicht oder nicht vollständig umgesetzt werden, muss eine entsprechende Ausnahmeregelung</w:t>
      </w:r>
      <w:r w:rsidR="002A0A09" w:rsidRPr="004967F7">
        <w:rPr>
          <w:rStyle w:val="FootnoteReference"/>
        </w:rPr>
        <w:footnoteReference w:id="4"/>
      </w:r>
      <w:r w:rsidRPr="004967F7">
        <w:t xml:space="preserve"> durch die verantwortliche Stelle beantragt werden.</w:t>
      </w:r>
      <w:r w:rsidR="0011426E" w:rsidRPr="004967F7">
        <w:t xml:space="preserve"> </w:t>
      </w:r>
      <w:r w:rsidR="000C64B0" w:rsidRPr="004967F7">
        <w:t>Das Risiko</w:t>
      </w:r>
      <w:r w:rsidR="0011426E" w:rsidRPr="004967F7">
        <w:t xml:space="preserve"> muss durch </w:t>
      </w:r>
      <w:r w:rsidR="000C64B0" w:rsidRPr="004967F7">
        <w:t>einen</w:t>
      </w:r>
      <w:r w:rsidR="0011426E" w:rsidRPr="004967F7">
        <w:t xml:space="preserve"> IT Security Officer beurteilt und </w:t>
      </w:r>
      <w:r w:rsidR="000C64B0" w:rsidRPr="004967F7">
        <w:t xml:space="preserve">die Ausnahmeregelung muss </w:t>
      </w:r>
      <w:r w:rsidR="0011426E" w:rsidRPr="004967F7">
        <w:t>durch das IMT in Kraft gesetzt werden. Dabei können nötige kompensierenden Massnahmen beschlossen werden</w:t>
      </w:r>
      <w:r w:rsidR="003E2DEE" w:rsidRPr="004967F7">
        <w:t>.</w:t>
      </w:r>
    </w:p>
    <w:p w14:paraId="49BF55B9" w14:textId="37779323" w:rsidR="007E5B94" w:rsidRPr="004967F7" w:rsidRDefault="007E5B94" w:rsidP="007E5B94">
      <w:pPr>
        <w:pStyle w:val="Aufzhlung"/>
        <w:ind w:left="567" w:hanging="567"/>
      </w:pPr>
      <w:r w:rsidRPr="004967F7">
        <w:t xml:space="preserve">Soll-Vorgaben sind Empfehlungen. </w:t>
      </w:r>
      <w:r w:rsidR="0077488C" w:rsidRPr="004967F7">
        <w:t xml:space="preserve">Im Interesse der Nachvollziehbarkeit ist deren Nichteinhaltung im </w:t>
      </w:r>
      <w:r w:rsidR="000C64B0" w:rsidRPr="004967F7">
        <w:t xml:space="preserve">Lösungskonzept </w:t>
      </w:r>
      <w:r w:rsidR="0077488C" w:rsidRPr="004967F7">
        <w:t>zu begründen</w:t>
      </w:r>
      <w:r w:rsidR="000C64B0" w:rsidRPr="004967F7">
        <w:t>.</w:t>
      </w:r>
    </w:p>
    <w:bookmarkEnd w:id="42"/>
    <w:p w14:paraId="1040F6AB" w14:textId="7CB91E56" w:rsidR="007E5B94" w:rsidRPr="004967F7" w:rsidRDefault="00BB4E93" w:rsidP="007E5B94">
      <w:r w:rsidRPr="004967F7">
        <w:t xml:space="preserve">Die dokumentierten </w:t>
      </w:r>
      <w:r w:rsidR="007E5B94" w:rsidRPr="004967F7">
        <w:t>Ausnahmeregelungen sind in einem zentralen Register abzulegen. Die Rechtmässigkeit von Ausnahmeregelungen ist durch die verantwortlichen Stellen periodisch zu prüfen.</w:t>
      </w:r>
      <w:bookmarkEnd w:id="43"/>
      <w:r w:rsidR="007E5B94" w:rsidRPr="004967F7">
        <w:t xml:space="preserve"> </w:t>
      </w:r>
    </w:p>
    <w:p w14:paraId="172A8CBF" w14:textId="56E018F8" w:rsidR="00504800" w:rsidRDefault="00CE44D1" w:rsidP="00CE44D1">
      <w:pPr>
        <w:pStyle w:val="Heading2"/>
      </w:pPr>
      <w:bookmarkStart w:id="44" w:name="_Toc211667077"/>
      <w:r>
        <w:t>Definitionen</w:t>
      </w:r>
      <w:bookmarkEnd w:id="44"/>
    </w:p>
    <w:p w14:paraId="6EBD6B56" w14:textId="23F05D9B" w:rsidR="00CE44D1" w:rsidRDefault="00CE44D1" w:rsidP="007E5B94">
      <w:r>
        <w:t>Es werden in diesem Standard die folgenden spezifischen Definitionen eingeführt:</w:t>
      </w:r>
    </w:p>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2D3EA6" w:rsidRPr="004967F7" w14:paraId="1FF514FD" w14:textId="77777777" w:rsidTr="008237CA">
        <w:trPr>
          <w:cantSplit/>
        </w:trPr>
        <w:tc>
          <w:tcPr>
            <w:tcW w:w="1696" w:type="dxa"/>
            <w:shd w:val="clear" w:color="auto" w:fill="A8BACF" w:themeFill="background2" w:themeFillTint="66"/>
          </w:tcPr>
          <w:p w14:paraId="379522FD" w14:textId="375939D9" w:rsidR="002D3EA6" w:rsidRPr="004967F7" w:rsidRDefault="002D3EA6" w:rsidP="008237CA">
            <w:pPr>
              <w:pStyle w:val="StandardBoxfett"/>
              <w:keepNext/>
            </w:pPr>
            <w:r>
              <w:t>Begriff</w:t>
            </w:r>
          </w:p>
        </w:tc>
        <w:tc>
          <w:tcPr>
            <w:tcW w:w="8505" w:type="dxa"/>
            <w:shd w:val="clear" w:color="auto" w:fill="F2F2F2" w:themeFill="background1" w:themeFillShade="F2"/>
          </w:tcPr>
          <w:p w14:paraId="6F6C11D5" w14:textId="59E8E00D" w:rsidR="002D3EA6" w:rsidRPr="004967F7" w:rsidRDefault="002D3EA6" w:rsidP="008237CA">
            <w:pPr>
              <w:pStyle w:val="StandardBoxfett"/>
              <w:keepNext/>
            </w:pPr>
            <w:r>
              <w:t>Definition</w:t>
            </w:r>
          </w:p>
        </w:tc>
      </w:tr>
      <w:tr w:rsidR="002D3EA6" w:rsidRPr="004967F7" w14:paraId="257BA415" w14:textId="77777777" w:rsidTr="008237CA">
        <w:trPr>
          <w:cantSplit/>
        </w:trPr>
        <w:tc>
          <w:tcPr>
            <w:tcW w:w="1696" w:type="dxa"/>
            <w:shd w:val="clear" w:color="auto" w:fill="D3DCE7" w:themeFill="background2" w:themeFillTint="33"/>
          </w:tcPr>
          <w:p w14:paraId="120855A0" w14:textId="2F94DA5E" w:rsidR="002D3EA6" w:rsidRPr="004967F7" w:rsidRDefault="002D3EA6" w:rsidP="008237CA">
            <w:pPr>
              <w:pStyle w:val="StandardBoxfett"/>
              <w:keepNext/>
            </w:pPr>
            <w:r w:rsidRPr="002D3EA6">
              <w:t>PROD-Umgebung</w:t>
            </w:r>
          </w:p>
        </w:tc>
        <w:tc>
          <w:tcPr>
            <w:tcW w:w="8505" w:type="dxa"/>
          </w:tcPr>
          <w:p w14:paraId="64C99C3C" w14:textId="6E88DC12" w:rsidR="002D3EA6" w:rsidRPr="004967F7" w:rsidRDefault="002D3EA6" w:rsidP="008237CA">
            <w:pPr>
              <w:pStyle w:val="StandardBox"/>
              <w:keepNext/>
            </w:pPr>
            <w:r w:rsidRPr="002D3EA6">
              <w:t>Alle PROD-</w:t>
            </w:r>
            <w:proofErr w:type="spellStart"/>
            <w:r w:rsidRPr="002D3EA6">
              <w:t>Compartments</w:t>
            </w:r>
            <w:proofErr w:type="spellEnd"/>
            <w:r w:rsidRPr="002D3EA6">
              <w:t xml:space="preserve"> in den Datacenter Zonen 1 </w:t>
            </w:r>
            <w:r>
              <w:t xml:space="preserve">und </w:t>
            </w:r>
            <w:r w:rsidRPr="002D3EA6">
              <w:t>2</w:t>
            </w:r>
            <w:r>
              <w:t>.</w:t>
            </w:r>
          </w:p>
        </w:tc>
      </w:tr>
      <w:tr w:rsidR="002D3EA6" w:rsidRPr="004967F7" w14:paraId="35BB3406" w14:textId="77777777" w:rsidTr="008237CA">
        <w:trPr>
          <w:cantSplit/>
        </w:trPr>
        <w:tc>
          <w:tcPr>
            <w:tcW w:w="1696" w:type="dxa"/>
            <w:shd w:val="clear" w:color="auto" w:fill="D3DCE7" w:themeFill="background2" w:themeFillTint="33"/>
          </w:tcPr>
          <w:p w14:paraId="5522CCB8" w14:textId="56194DC6" w:rsidR="002D3EA6" w:rsidRPr="004967F7" w:rsidRDefault="002D3EA6" w:rsidP="008237CA">
            <w:pPr>
              <w:pStyle w:val="StandardBoxfett"/>
              <w:keepNext/>
            </w:pPr>
            <w:r w:rsidRPr="002D3EA6">
              <w:t>INT-Umgebung</w:t>
            </w:r>
          </w:p>
        </w:tc>
        <w:tc>
          <w:tcPr>
            <w:tcW w:w="8505" w:type="dxa"/>
          </w:tcPr>
          <w:p w14:paraId="3314883C" w14:textId="5C1FEB95" w:rsidR="002D3EA6" w:rsidRPr="004967F7" w:rsidRDefault="002D3EA6" w:rsidP="008237CA">
            <w:pPr>
              <w:pStyle w:val="StandardBox"/>
              <w:keepNext/>
            </w:pPr>
            <w:r w:rsidRPr="002D3EA6">
              <w:t>Alle INT-</w:t>
            </w:r>
            <w:proofErr w:type="spellStart"/>
            <w:r w:rsidRPr="002D3EA6">
              <w:t>Compartments</w:t>
            </w:r>
            <w:proofErr w:type="spellEnd"/>
            <w:r w:rsidRPr="002D3EA6">
              <w:t xml:space="preserve"> in den Datacenter Zonen 1 </w:t>
            </w:r>
            <w:r w:rsidR="00AF2252">
              <w:t>und</w:t>
            </w:r>
            <w:r w:rsidRPr="002D3EA6">
              <w:t xml:space="preserve"> 2</w:t>
            </w:r>
            <w:r w:rsidR="00AF2252">
              <w:t>.</w:t>
            </w:r>
          </w:p>
        </w:tc>
      </w:tr>
      <w:tr w:rsidR="002D3EA6" w:rsidRPr="004967F7" w14:paraId="6EC8BFEE" w14:textId="77777777" w:rsidTr="008237CA">
        <w:trPr>
          <w:cantSplit/>
        </w:trPr>
        <w:tc>
          <w:tcPr>
            <w:tcW w:w="1696" w:type="dxa"/>
            <w:shd w:val="clear" w:color="auto" w:fill="D3DCE7" w:themeFill="background2" w:themeFillTint="33"/>
          </w:tcPr>
          <w:p w14:paraId="03218134" w14:textId="76B4064A" w:rsidR="002D3EA6" w:rsidRPr="004967F7" w:rsidRDefault="002D3EA6" w:rsidP="008237CA">
            <w:pPr>
              <w:pStyle w:val="StandardBoxfett"/>
              <w:keepNext/>
            </w:pPr>
            <w:r>
              <w:t>DEV-Umgebung</w:t>
            </w:r>
          </w:p>
        </w:tc>
        <w:tc>
          <w:tcPr>
            <w:tcW w:w="8505" w:type="dxa"/>
          </w:tcPr>
          <w:p w14:paraId="376668A1" w14:textId="7B21DBD2" w:rsidR="002D3EA6" w:rsidRPr="004967F7" w:rsidRDefault="00AF2252" w:rsidP="008237CA">
            <w:pPr>
              <w:pStyle w:val="StandardBox"/>
              <w:keepNext/>
            </w:pPr>
            <w:r w:rsidRPr="002D3EA6">
              <w:t xml:space="preserve">Alle </w:t>
            </w:r>
            <w:r>
              <w:t>DEV</w:t>
            </w:r>
            <w:r w:rsidRPr="002D3EA6">
              <w:t>-</w:t>
            </w:r>
            <w:proofErr w:type="spellStart"/>
            <w:r w:rsidRPr="002D3EA6">
              <w:t>Compartments</w:t>
            </w:r>
            <w:proofErr w:type="spellEnd"/>
            <w:r w:rsidRPr="002D3EA6">
              <w:t xml:space="preserve"> in den Datacenter Zonen 1 </w:t>
            </w:r>
            <w:r>
              <w:t>und</w:t>
            </w:r>
            <w:r w:rsidRPr="002D3EA6">
              <w:t xml:space="preserve"> 2</w:t>
            </w:r>
            <w:r>
              <w:t>.</w:t>
            </w:r>
          </w:p>
        </w:tc>
      </w:tr>
    </w:tbl>
    <w:p w14:paraId="4CB342EA" w14:textId="77777777" w:rsidR="000364B5" w:rsidRDefault="000364B5" w:rsidP="00AF2252">
      <w:pPr>
        <w:spacing w:before="120"/>
        <w:rPr>
          <w:i/>
          <w:iCs/>
        </w:rPr>
      </w:pPr>
    </w:p>
    <w:p w14:paraId="14DC8DF6" w14:textId="3516F49F" w:rsidR="00CE44D1" w:rsidRPr="002D3EA6" w:rsidRDefault="002D3EA6" w:rsidP="00AF2252">
      <w:pPr>
        <w:spacing w:before="120"/>
        <w:rPr>
          <w:i/>
          <w:iCs/>
        </w:rPr>
      </w:pPr>
      <w:r w:rsidRPr="002D3EA6">
        <w:rPr>
          <w:i/>
          <w:iCs/>
        </w:rPr>
        <w:t>Hinweis: Die Begriffe «Compa</w:t>
      </w:r>
      <w:r w:rsidR="000C40C8">
        <w:rPr>
          <w:i/>
          <w:iCs/>
        </w:rPr>
        <w:t>r</w:t>
      </w:r>
      <w:r w:rsidRPr="002D3EA6">
        <w:rPr>
          <w:i/>
          <w:iCs/>
        </w:rPr>
        <w:t xml:space="preserve">tment» und «Zone» sind im </w:t>
      </w:r>
      <w:r w:rsidR="00AF2252" w:rsidRPr="002D3EA6">
        <w:rPr>
          <w:i/>
          <w:iCs/>
        </w:rPr>
        <w:t xml:space="preserve">Standard </w:t>
      </w:r>
      <w:r w:rsidRPr="002D3EA6">
        <w:rPr>
          <w:i/>
          <w:iCs/>
        </w:rPr>
        <w:t>ITSM-S-3002 «Netzwerksicherheit» definiert. Im Übrigen gilt «</w:t>
      </w:r>
      <w:r w:rsidRPr="002D3EA6">
        <w:rPr>
          <w:i/>
          <w:iCs/>
        </w:rPr>
        <w:fldChar w:fldCharType="begin"/>
      </w:r>
      <w:r w:rsidRPr="002D3EA6">
        <w:rPr>
          <w:i/>
          <w:iCs/>
        </w:rPr>
        <w:instrText xml:space="preserve"> REF _Ref211335051 \r \h </w:instrText>
      </w:r>
      <w:r>
        <w:rPr>
          <w:i/>
          <w:iCs/>
        </w:rPr>
        <w:instrText xml:space="preserve"> \* MERGEFORMAT </w:instrText>
      </w:r>
      <w:r w:rsidRPr="002D3EA6">
        <w:rPr>
          <w:i/>
          <w:iCs/>
        </w:rPr>
      </w:r>
      <w:r w:rsidRPr="002D3EA6">
        <w:rPr>
          <w:i/>
          <w:iCs/>
        </w:rPr>
        <w:fldChar w:fldCharType="separate"/>
      </w:r>
      <w:r w:rsidRPr="002D3EA6">
        <w:rPr>
          <w:i/>
          <w:iCs/>
        </w:rPr>
        <w:t>Anhang E</w:t>
      </w:r>
      <w:r w:rsidRPr="002D3EA6">
        <w:rPr>
          <w:i/>
          <w:iCs/>
        </w:rPr>
        <w:fldChar w:fldCharType="end"/>
      </w:r>
      <w:r w:rsidRPr="002D3EA6">
        <w:rPr>
          <w:i/>
          <w:iCs/>
        </w:rPr>
        <w:t xml:space="preserve"> </w:t>
      </w:r>
      <w:r w:rsidRPr="002D3EA6">
        <w:rPr>
          <w:i/>
          <w:iCs/>
        </w:rPr>
        <w:fldChar w:fldCharType="begin"/>
      </w:r>
      <w:r w:rsidRPr="002D3EA6">
        <w:rPr>
          <w:i/>
          <w:iCs/>
        </w:rPr>
        <w:instrText xml:space="preserve"> REF _Ref211335056 \h </w:instrText>
      </w:r>
      <w:r>
        <w:rPr>
          <w:i/>
          <w:iCs/>
        </w:rPr>
        <w:instrText xml:space="preserve"> \* MERGEFORMAT </w:instrText>
      </w:r>
      <w:r w:rsidRPr="002D3EA6">
        <w:rPr>
          <w:i/>
          <w:iCs/>
        </w:rPr>
      </w:r>
      <w:r w:rsidRPr="002D3EA6">
        <w:rPr>
          <w:i/>
          <w:iCs/>
        </w:rPr>
        <w:fldChar w:fldCharType="separate"/>
      </w:r>
      <w:r w:rsidRPr="002D3EA6">
        <w:rPr>
          <w:i/>
          <w:iCs/>
        </w:rPr>
        <w:t>Glossar</w:t>
      </w:r>
      <w:r w:rsidRPr="002D3EA6">
        <w:rPr>
          <w:i/>
          <w:iCs/>
        </w:rPr>
        <w:fldChar w:fldCharType="end"/>
      </w:r>
      <w:r w:rsidRPr="002D3EA6">
        <w:rPr>
          <w:i/>
          <w:iCs/>
        </w:rPr>
        <w:t>».</w:t>
      </w:r>
    </w:p>
    <w:p w14:paraId="025DC717" w14:textId="6A98585B" w:rsidR="007A7D77" w:rsidRPr="004967F7" w:rsidRDefault="0064071A" w:rsidP="00F84A07">
      <w:pPr>
        <w:pStyle w:val="Heading1"/>
        <w:pageBreakBefore/>
        <w:ind w:left="431" w:hanging="431"/>
      </w:pPr>
      <w:bookmarkStart w:id="45" w:name="_Toc143764057"/>
      <w:bookmarkStart w:id="46" w:name="_Toc148950493"/>
      <w:bookmarkStart w:id="47" w:name="_Toc211667078"/>
      <w:r w:rsidRPr="004967F7">
        <w:lastRenderedPageBreak/>
        <w:t>Rahmenbedingungen</w:t>
      </w:r>
      <w:bookmarkEnd w:id="45"/>
      <w:bookmarkEnd w:id="46"/>
      <w:bookmarkEnd w:id="47"/>
    </w:p>
    <w:p w14:paraId="4FC436D4" w14:textId="18A54A53" w:rsidR="007A7D77" w:rsidRPr="004967F7" w:rsidRDefault="007A7D77" w:rsidP="007A7D77">
      <w:pPr>
        <w:pStyle w:val="Heading2"/>
      </w:pPr>
      <w:bookmarkStart w:id="48" w:name="_Ref136527164"/>
      <w:bookmarkStart w:id="49" w:name="_Toc141881712"/>
      <w:bookmarkStart w:id="50" w:name="_Toc141881769"/>
      <w:bookmarkStart w:id="51" w:name="_Toc141882655"/>
      <w:bookmarkStart w:id="52" w:name="_Toc141882932"/>
      <w:bookmarkStart w:id="53" w:name="_Toc142579929"/>
      <w:bookmarkStart w:id="54" w:name="_Toc143764058"/>
      <w:bookmarkStart w:id="55" w:name="_Ref148281131"/>
      <w:bookmarkStart w:id="56" w:name="_Ref148281136"/>
      <w:bookmarkStart w:id="57" w:name="_Toc148950494"/>
      <w:bookmarkStart w:id="58" w:name="_Toc211667079"/>
      <w:bookmarkStart w:id="59" w:name="_Hlk211335405"/>
      <w:commentRangeStart w:id="60"/>
      <w:commentRangeStart w:id="61"/>
      <w:commentRangeStart w:id="62"/>
      <w:commentRangeStart w:id="63"/>
      <w:r w:rsidRPr="004967F7">
        <w:t>Schutzbedarf</w:t>
      </w:r>
      <w:bookmarkEnd w:id="48"/>
      <w:bookmarkEnd w:id="49"/>
      <w:bookmarkEnd w:id="50"/>
      <w:bookmarkEnd w:id="51"/>
      <w:bookmarkEnd w:id="52"/>
      <w:bookmarkEnd w:id="53"/>
      <w:bookmarkEnd w:id="54"/>
      <w:bookmarkEnd w:id="55"/>
      <w:bookmarkEnd w:id="56"/>
      <w:bookmarkEnd w:id="57"/>
      <w:commentRangeEnd w:id="60"/>
      <w:r w:rsidR="000773A2" w:rsidRPr="004967F7">
        <w:rPr>
          <w:rStyle w:val="CommentReference"/>
          <w:rFonts w:ascii="Times New Roman" w:eastAsiaTheme="minorHAnsi" w:hAnsi="Times New Roman" w:cstheme="minorBidi"/>
          <w:b w:val="0"/>
          <w:bCs w:val="0"/>
        </w:rPr>
        <w:commentReference w:id="60"/>
      </w:r>
      <w:commentRangeEnd w:id="61"/>
      <w:r w:rsidR="00782D45" w:rsidRPr="004967F7">
        <w:rPr>
          <w:rStyle w:val="CommentReference"/>
          <w:rFonts w:ascii="Times New Roman" w:eastAsiaTheme="minorHAnsi" w:hAnsi="Times New Roman" w:cstheme="minorBidi"/>
          <w:b w:val="0"/>
          <w:bCs w:val="0"/>
        </w:rPr>
        <w:commentReference w:id="61"/>
      </w:r>
      <w:commentRangeEnd w:id="62"/>
      <w:r w:rsidR="0070682E" w:rsidRPr="004967F7">
        <w:rPr>
          <w:rStyle w:val="CommentReference"/>
          <w:rFonts w:ascii="Times New Roman" w:eastAsiaTheme="minorHAnsi" w:hAnsi="Times New Roman" w:cstheme="minorBidi"/>
          <w:b w:val="0"/>
          <w:bCs w:val="0"/>
        </w:rPr>
        <w:commentReference w:id="62"/>
      </w:r>
      <w:commentRangeEnd w:id="63"/>
      <w:r w:rsidR="00645E24">
        <w:rPr>
          <w:rStyle w:val="CommentReference"/>
          <w:rFonts w:ascii="Times New Roman" w:eastAsiaTheme="minorHAnsi" w:hAnsi="Times New Roman" w:cstheme="minorBidi"/>
          <w:b w:val="0"/>
          <w:bCs w:val="0"/>
        </w:rPr>
        <w:commentReference w:id="63"/>
      </w:r>
      <w:r w:rsidR="00394555">
        <w:t>sanalyse und Sicherheitsstufen</w:t>
      </w:r>
      <w:bookmarkEnd w:id="58"/>
    </w:p>
    <w:bookmarkEnd w:id="59"/>
    <w:p w14:paraId="357835E3" w14:textId="17C96B98" w:rsidR="007A7D77" w:rsidRPr="004967F7" w:rsidRDefault="007A7D77" w:rsidP="007A7D77">
      <w:r w:rsidRPr="004967F7">
        <w:t>Die periodisch zu überprüfende Schutzbedarfsanalyse für Informatikmittel stuft alle Informatikmittel (IT-Assets) in eine von drei S</w:t>
      </w:r>
      <w:r w:rsidR="00394555">
        <w:t>icherheitss</w:t>
      </w:r>
      <w:r w:rsidRPr="004967F7">
        <w:t>tufen ein:</w:t>
      </w:r>
    </w:p>
    <w:tbl>
      <w:tblPr>
        <w:tblStyle w:val="TableGrid"/>
        <w:tblW w:w="0" w:type="auto"/>
        <w:tblLook w:val="04A0" w:firstRow="1" w:lastRow="0" w:firstColumn="1" w:lastColumn="0" w:noHBand="0" w:noVBand="1"/>
      </w:tblPr>
      <w:tblGrid>
        <w:gridCol w:w="2405"/>
        <w:gridCol w:w="1843"/>
        <w:gridCol w:w="5663"/>
      </w:tblGrid>
      <w:tr w:rsidR="007A7D77" w:rsidRPr="004967F7" w14:paraId="506BDD2C" w14:textId="77777777" w:rsidTr="00B23AD2">
        <w:trPr>
          <w:trHeight w:val="233"/>
        </w:trPr>
        <w:tc>
          <w:tcPr>
            <w:tcW w:w="2405" w:type="dxa"/>
            <w:shd w:val="clear" w:color="auto" w:fill="7D97B7" w:themeFill="background2" w:themeFillTint="99"/>
          </w:tcPr>
          <w:p w14:paraId="5FB81B42" w14:textId="177C62D3" w:rsidR="007A7D77" w:rsidRPr="004967F7" w:rsidRDefault="00394555" w:rsidP="00B23AD2">
            <w:pPr>
              <w:pStyle w:val="StandardBoxfett"/>
              <w:rPr>
                <w:color w:val="FFFFFF" w:themeColor="background1"/>
                <w:sz w:val="20"/>
              </w:rPr>
            </w:pPr>
            <w:r>
              <w:rPr>
                <w:color w:val="FFFFFF" w:themeColor="background1"/>
                <w:sz w:val="20"/>
              </w:rPr>
              <w:t>Sicherheitsstufe</w:t>
            </w:r>
          </w:p>
        </w:tc>
        <w:tc>
          <w:tcPr>
            <w:tcW w:w="1843" w:type="dxa"/>
            <w:shd w:val="clear" w:color="auto" w:fill="7D97B7" w:themeFill="background2" w:themeFillTint="99"/>
          </w:tcPr>
          <w:p w14:paraId="34FA8BFE" w14:textId="77777777" w:rsidR="007A7D77" w:rsidRPr="004967F7" w:rsidRDefault="007A7D77" w:rsidP="00B23AD2">
            <w:pPr>
              <w:pStyle w:val="StandardBoxfett"/>
              <w:rPr>
                <w:color w:val="FFFFFF" w:themeColor="background1"/>
                <w:sz w:val="20"/>
              </w:rPr>
            </w:pPr>
            <w:r w:rsidRPr="004967F7">
              <w:rPr>
                <w:color w:val="FFFFFF" w:themeColor="background1"/>
                <w:sz w:val="20"/>
              </w:rPr>
              <w:t>Abkürzung</w:t>
            </w:r>
          </w:p>
        </w:tc>
        <w:tc>
          <w:tcPr>
            <w:tcW w:w="5663" w:type="dxa"/>
            <w:shd w:val="clear" w:color="auto" w:fill="7D97B7" w:themeFill="background2" w:themeFillTint="99"/>
          </w:tcPr>
          <w:p w14:paraId="0AD96106" w14:textId="77777777" w:rsidR="007A7D77" w:rsidRPr="004967F7" w:rsidRDefault="007A7D77" w:rsidP="00B23AD2">
            <w:pPr>
              <w:pStyle w:val="StandardBoxfett"/>
              <w:rPr>
                <w:color w:val="FFFFFF" w:themeColor="background1"/>
                <w:sz w:val="20"/>
              </w:rPr>
            </w:pPr>
            <w:r w:rsidRPr="004967F7">
              <w:rPr>
                <w:color w:val="FFFFFF" w:themeColor="background1"/>
                <w:sz w:val="20"/>
              </w:rPr>
              <w:t>Anforderungen an die IT-Sicherheit</w:t>
            </w:r>
          </w:p>
        </w:tc>
      </w:tr>
      <w:tr w:rsidR="003D167C" w:rsidRPr="004967F7" w14:paraId="5FA1AE25" w14:textId="77777777" w:rsidTr="00B23AD2">
        <w:tc>
          <w:tcPr>
            <w:tcW w:w="2405" w:type="dxa"/>
            <w:shd w:val="clear" w:color="auto" w:fill="D3DCE7" w:themeFill="background2" w:themeFillTint="33"/>
          </w:tcPr>
          <w:p w14:paraId="38555F7F" w14:textId="32A6F676" w:rsidR="003D167C" w:rsidRPr="004967F7" w:rsidRDefault="003D167C" w:rsidP="003D167C">
            <w:pPr>
              <w:pStyle w:val="StandardBox"/>
              <w:rPr>
                <w:b/>
              </w:rPr>
            </w:pPr>
            <w:r w:rsidRPr="004967F7">
              <w:rPr>
                <w:b/>
              </w:rPr>
              <w:t>Grundschutz</w:t>
            </w:r>
          </w:p>
        </w:tc>
        <w:tc>
          <w:tcPr>
            <w:tcW w:w="1843" w:type="dxa"/>
          </w:tcPr>
          <w:p w14:paraId="3E3D644D" w14:textId="4A49CF7A" w:rsidR="003D167C" w:rsidRPr="004967F7" w:rsidRDefault="003D167C" w:rsidP="003D167C">
            <w:pPr>
              <w:pStyle w:val="StandardBox"/>
            </w:pPr>
            <w:r w:rsidRPr="004967F7">
              <w:t>GS</w:t>
            </w:r>
          </w:p>
        </w:tc>
        <w:tc>
          <w:tcPr>
            <w:tcW w:w="5663" w:type="dxa"/>
          </w:tcPr>
          <w:p w14:paraId="543DBDA8" w14:textId="0CA96785" w:rsidR="003D167C" w:rsidRPr="004967F7" w:rsidRDefault="003D167C" w:rsidP="003D167C">
            <w:pPr>
              <w:pStyle w:val="StandardBox"/>
            </w:pPr>
            <w:r w:rsidRPr="004967F7">
              <w:t>Definiert die Sicherheits-Mindestanforderungen und die Basis Sicherheitsmassnahmen</w:t>
            </w:r>
          </w:p>
        </w:tc>
      </w:tr>
      <w:tr w:rsidR="003D167C" w:rsidRPr="004967F7" w14:paraId="3059E890" w14:textId="77777777" w:rsidTr="00B23AD2">
        <w:tc>
          <w:tcPr>
            <w:tcW w:w="2405" w:type="dxa"/>
            <w:shd w:val="clear" w:color="auto" w:fill="D3DCE7" w:themeFill="background2" w:themeFillTint="33"/>
          </w:tcPr>
          <w:p w14:paraId="2BC5D6E6" w14:textId="77777777" w:rsidR="003D167C" w:rsidRPr="004967F7" w:rsidRDefault="003D167C" w:rsidP="003D167C">
            <w:pPr>
              <w:pStyle w:val="StandardBox"/>
              <w:rPr>
                <w:b/>
              </w:rPr>
            </w:pPr>
            <w:r w:rsidRPr="004967F7">
              <w:rPr>
                <w:b/>
              </w:rPr>
              <w:t>Hoher Schutz</w:t>
            </w:r>
          </w:p>
        </w:tc>
        <w:tc>
          <w:tcPr>
            <w:tcW w:w="1843" w:type="dxa"/>
          </w:tcPr>
          <w:p w14:paraId="5FD20846" w14:textId="77777777" w:rsidR="003D167C" w:rsidRPr="004967F7" w:rsidRDefault="003D167C" w:rsidP="003D167C">
            <w:pPr>
              <w:pStyle w:val="StandardBox"/>
            </w:pPr>
            <w:r w:rsidRPr="004967F7">
              <w:t>HS</w:t>
            </w:r>
          </w:p>
        </w:tc>
        <w:tc>
          <w:tcPr>
            <w:tcW w:w="5663" w:type="dxa"/>
          </w:tcPr>
          <w:p w14:paraId="179453A7" w14:textId="77777777" w:rsidR="003D167C" w:rsidRPr="004967F7" w:rsidRDefault="003D167C" w:rsidP="003D167C">
            <w:pPr>
              <w:pStyle w:val="StandardBox"/>
            </w:pPr>
            <w:r w:rsidRPr="004967F7">
              <w:t>Baut auf dem Grundschutz auf und definiert zusätzliche Anforderungen und erforderliche Massnahmen</w:t>
            </w:r>
          </w:p>
        </w:tc>
      </w:tr>
      <w:tr w:rsidR="003D167C" w:rsidRPr="004967F7" w14:paraId="029E4A71" w14:textId="77777777" w:rsidTr="00B23AD2">
        <w:tc>
          <w:tcPr>
            <w:tcW w:w="2405" w:type="dxa"/>
            <w:shd w:val="clear" w:color="auto" w:fill="D3DCE7" w:themeFill="background2" w:themeFillTint="33"/>
          </w:tcPr>
          <w:p w14:paraId="043BAD50" w14:textId="56405C52" w:rsidR="003D167C" w:rsidRPr="004967F7" w:rsidRDefault="003D167C" w:rsidP="003D167C">
            <w:pPr>
              <w:pStyle w:val="StandardBox"/>
              <w:rPr>
                <w:b/>
              </w:rPr>
            </w:pPr>
            <w:r w:rsidRPr="004967F7">
              <w:rPr>
                <w:b/>
              </w:rPr>
              <w:t>Sehr Hoher Schutz</w:t>
            </w:r>
          </w:p>
        </w:tc>
        <w:tc>
          <w:tcPr>
            <w:tcW w:w="1843" w:type="dxa"/>
          </w:tcPr>
          <w:p w14:paraId="0074971B" w14:textId="7E229BFD" w:rsidR="003D167C" w:rsidRPr="004967F7" w:rsidRDefault="003D167C" w:rsidP="003D167C">
            <w:pPr>
              <w:pStyle w:val="StandardBox"/>
            </w:pPr>
            <w:r w:rsidRPr="004967F7">
              <w:t>SHS</w:t>
            </w:r>
          </w:p>
        </w:tc>
        <w:tc>
          <w:tcPr>
            <w:tcW w:w="5663" w:type="dxa"/>
          </w:tcPr>
          <w:p w14:paraId="13D58D66" w14:textId="10C72FD3" w:rsidR="003D167C" w:rsidRPr="004967F7" w:rsidRDefault="003D167C" w:rsidP="003D167C">
            <w:pPr>
              <w:pStyle w:val="StandardBox"/>
            </w:pPr>
            <w:r w:rsidRPr="004967F7">
              <w:t>Baut auf dem Hohen Schutz auf und definiert weitere Anforderungen und erforderliche Massnahmen</w:t>
            </w:r>
          </w:p>
        </w:tc>
      </w:tr>
    </w:tbl>
    <w:p w14:paraId="0D9A7B80" w14:textId="77777777" w:rsidR="007A7D77" w:rsidRPr="004967F7" w:rsidRDefault="007A7D77" w:rsidP="007A7D77"/>
    <w:p w14:paraId="41DDCA3A" w14:textId="2122E04B" w:rsidR="00D6122E" w:rsidRPr="004967F7" w:rsidRDefault="007A7D77" w:rsidP="00C97785">
      <w:commentRangeStart w:id="64"/>
      <w:commentRangeStart w:id="65"/>
      <w:r w:rsidRPr="004967F7">
        <w:t xml:space="preserve">Jede </w:t>
      </w:r>
      <w:r w:rsidR="00D73F92" w:rsidRPr="004967F7">
        <w:t>IT-Security Vorgabe</w:t>
      </w:r>
      <w:r w:rsidRPr="004967F7">
        <w:t xml:space="preserve"> in diesem Dokument adressiert bis zu </w:t>
      </w:r>
      <w:r w:rsidR="000B764B" w:rsidRPr="004967F7">
        <w:t>dr</w:t>
      </w:r>
      <w:r w:rsidRPr="004967F7">
        <w:t xml:space="preserve">ei </w:t>
      </w:r>
      <w:r w:rsidR="00394555" w:rsidRPr="004967F7">
        <w:t>S</w:t>
      </w:r>
      <w:r w:rsidR="00394555">
        <w:t>icherheit</w:t>
      </w:r>
      <w:r w:rsidR="00394555" w:rsidRPr="004967F7">
        <w:t xml:space="preserve">sstufen </w:t>
      </w:r>
      <w:r w:rsidRPr="004967F7">
        <w:t>«Grundschutz» (GS), «Hoher Schutzbedarf» (HS)</w:t>
      </w:r>
      <w:r w:rsidR="000B764B" w:rsidRPr="004967F7">
        <w:t xml:space="preserve"> und «Sehr Hoher Schutzbedarf» (SHS)</w:t>
      </w:r>
      <w:r w:rsidRPr="004967F7">
        <w:t xml:space="preserve">. </w:t>
      </w:r>
      <w:bookmarkStart w:id="66" w:name="_Hlk178930158"/>
      <w:commentRangeEnd w:id="64"/>
      <w:r w:rsidR="00C17439">
        <w:rPr>
          <w:rStyle w:val="CommentReference"/>
        </w:rPr>
        <w:commentReference w:id="64"/>
      </w:r>
      <w:commentRangeEnd w:id="65"/>
      <w:r w:rsidR="00B85FEE">
        <w:rPr>
          <w:rStyle w:val="CommentReference"/>
        </w:rPr>
        <w:commentReference w:id="65"/>
      </w:r>
    </w:p>
    <w:p w14:paraId="6E386ECF" w14:textId="708360C7" w:rsidR="0064071A" w:rsidRPr="004967F7" w:rsidRDefault="00D6122E" w:rsidP="0064071A">
      <w:r w:rsidRPr="004967F7">
        <w:t>Auf den Stufen «Grundschutz» und «Hoher Schutz» wird zusätzlich unterschieden zwischen öffentlichen (z.B. im Internet publizierbaren) und generell nicht-öffentlichen Informationen. Dies wird mit der Bezeichnung «Öffentlich» (GS-O oder HS-O)</w:t>
      </w:r>
      <w:r w:rsidRPr="004967F7">
        <w:rPr>
          <w:rStyle w:val="FootnoteReference"/>
        </w:rPr>
        <w:footnoteReference w:id="5"/>
      </w:r>
      <w:r w:rsidRPr="004967F7">
        <w:t xml:space="preserve"> ergänzend gekennzeichnet.</w:t>
      </w:r>
      <w:bookmarkEnd w:id="66"/>
    </w:p>
    <w:p w14:paraId="340F3DE7" w14:textId="2BB1A1E0" w:rsidR="002C711D" w:rsidRPr="004967F7" w:rsidRDefault="00BC5DB9" w:rsidP="002C711D">
      <w:pPr>
        <w:pStyle w:val="Heading1"/>
      </w:pPr>
      <w:bookmarkStart w:id="68" w:name="_Toc143764059"/>
      <w:bookmarkStart w:id="69" w:name="_Toc148950495"/>
      <w:bookmarkStart w:id="70" w:name="_Toc211667080"/>
      <w:r w:rsidRPr="004967F7">
        <w:t>P</w:t>
      </w:r>
      <w:r w:rsidR="00E71643" w:rsidRPr="004967F7">
        <w:t>rinzipien</w:t>
      </w:r>
      <w:bookmarkEnd w:id="68"/>
      <w:bookmarkEnd w:id="69"/>
      <w:bookmarkEnd w:id="70"/>
    </w:p>
    <w:p w14:paraId="69B530FC" w14:textId="77EB2515" w:rsidR="004E1412" w:rsidRPr="004967F7" w:rsidRDefault="00FD28D0" w:rsidP="004E1412">
      <w:pPr>
        <w:rPr>
          <w:ins w:id="71" w:author="Aegerter Daniel" w:date="2025-07-14T17:42:00Z"/>
        </w:rPr>
      </w:pPr>
      <w:r w:rsidRPr="004967F7">
        <w:t xml:space="preserve">Die folgenden Prinzipien sind als Leitplanken zu verstehen für die, im weiteren Verlauf dieses Dokuments, definierten </w:t>
      </w:r>
      <w:r w:rsidR="00D73F92" w:rsidRPr="004967F7">
        <w:t>IT-Security Vorgabe</w:t>
      </w:r>
      <w:r w:rsidRPr="004967F7">
        <w:t xml:space="preserve">n. Diese Prinzipien gelten zusätzlich </w:t>
      </w:r>
      <w:r w:rsidR="00B73451" w:rsidRPr="004967F7">
        <w:t xml:space="preserve">zu den generellen IT-Security Prinzipien aus dem </w:t>
      </w:r>
      <w:r w:rsidR="0066562E" w:rsidRPr="004967F7">
        <w:t>ITSM-Rahmenwerk</w:t>
      </w:r>
      <w:r w:rsidR="00B73451" w:rsidRPr="004967F7">
        <w:t>.</w:t>
      </w:r>
    </w:p>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4E1412" w:rsidRPr="004967F7" w14:paraId="3FF353C3" w14:textId="77777777" w:rsidTr="003C454F">
        <w:trPr>
          <w:cantSplit/>
        </w:trPr>
        <w:tc>
          <w:tcPr>
            <w:tcW w:w="1696" w:type="dxa"/>
            <w:shd w:val="clear" w:color="auto" w:fill="A8BACF" w:themeFill="background2" w:themeFillTint="66"/>
          </w:tcPr>
          <w:p w14:paraId="3CBA2978" w14:textId="77777777" w:rsidR="004E1412" w:rsidRPr="004967F7" w:rsidRDefault="004E1412" w:rsidP="003C454F">
            <w:pPr>
              <w:pStyle w:val="StandardBoxfett"/>
              <w:keepNext/>
            </w:pPr>
            <w:r w:rsidRPr="004967F7">
              <w:t>P_ID</w:t>
            </w:r>
          </w:p>
        </w:tc>
        <w:tc>
          <w:tcPr>
            <w:tcW w:w="8505" w:type="dxa"/>
            <w:shd w:val="clear" w:color="auto" w:fill="F2F2F2" w:themeFill="background1" w:themeFillShade="F2"/>
          </w:tcPr>
          <w:p w14:paraId="4CD5C4FF" w14:textId="6AE76764" w:rsidR="004E1412" w:rsidRPr="004967F7" w:rsidRDefault="004E1412" w:rsidP="003C454F">
            <w:pPr>
              <w:pStyle w:val="StandardBoxfett"/>
              <w:keepNext/>
            </w:pPr>
            <w:r w:rsidRPr="004967F7">
              <w:t>DSS-P</w:t>
            </w:r>
            <w:r w:rsidR="00D424F3">
              <w:t>1</w:t>
            </w:r>
          </w:p>
        </w:tc>
      </w:tr>
      <w:tr w:rsidR="004E1412" w:rsidRPr="004967F7" w14:paraId="6CCACB6B" w14:textId="77777777" w:rsidTr="003C454F">
        <w:trPr>
          <w:cantSplit/>
        </w:trPr>
        <w:tc>
          <w:tcPr>
            <w:tcW w:w="1696" w:type="dxa"/>
            <w:shd w:val="clear" w:color="auto" w:fill="D3DCE7" w:themeFill="background2" w:themeFillTint="33"/>
          </w:tcPr>
          <w:p w14:paraId="74E1339B" w14:textId="77777777" w:rsidR="004E1412" w:rsidRPr="004967F7" w:rsidRDefault="004E1412" w:rsidP="003C454F">
            <w:pPr>
              <w:pStyle w:val="StandardBoxfett"/>
              <w:keepNext/>
            </w:pPr>
            <w:r w:rsidRPr="004967F7">
              <w:t>Prinzip</w:t>
            </w:r>
          </w:p>
        </w:tc>
        <w:tc>
          <w:tcPr>
            <w:tcW w:w="8505" w:type="dxa"/>
          </w:tcPr>
          <w:p w14:paraId="7E85C45B" w14:textId="4F5245A3" w:rsidR="004E1412" w:rsidRPr="004967F7" w:rsidRDefault="004E1412" w:rsidP="003C454F">
            <w:pPr>
              <w:pStyle w:val="StandardBox"/>
              <w:keepNext/>
            </w:pPr>
            <w:r w:rsidRPr="004967F7">
              <w:rPr>
                <w:rFonts w:eastAsia="Times New Roman"/>
              </w:rPr>
              <w:t xml:space="preserve">Daten haben einen </w:t>
            </w:r>
            <w:commentRangeStart w:id="72"/>
            <w:proofErr w:type="spellStart"/>
            <w:r w:rsidR="0000213D">
              <w:rPr>
                <w:rFonts w:eastAsia="Times New Roman"/>
              </w:rPr>
              <w:t>Dateneigner</w:t>
            </w:r>
            <w:commentRangeEnd w:id="72"/>
            <w:r w:rsidR="002B4FE8">
              <w:rPr>
                <w:rStyle w:val="CommentReference"/>
              </w:rPr>
              <w:commentReference w:id="72"/>
            </w:r>
            <w:ins w:id="73" w:author="Widmer Philipp" w:date="2025-10-29T15:00:00Z" w16du:dateUtc="2025-10-29T14:00:00Z">
              <w:r w:rsidR="002B4FE8">
                <w:rPr>
                  <w:rFonts w:eastAsia="Times New Roman"/>
                </w:rPr>
                <w:t>I</w:t>
              </w:r>
            </w:ins>
            <w:proofErr w:type="spellEnd"/>
            <w:r w:rsidRPr="004967F7">
              <w:rPr>
                <w:rFonts w:eastAsia="Times New Roman"/>
              </w:rPr>
              <w:t>.</w:t>
            </w:r>
          </w:p>
        </w:tc>
      </w:tr>
      <w:tr w:rsidR="004E1412" w:rsidRPr="004967F7" w14:paraId="63B891A2" w14:textId="77777777" w:rsidTr="003C454F">
        <w:trPr>
          <w:cantSplit/>
        </w:trPr>
        <w:tc>
          <w:tcPr>
            <w:tcW w:w="1696" w:type="dxa"/>
            <w:shd w:val="clear" w:color="auto" w:fill="D3DCE7" w:themeFill="background2" w:themeFillTint="33"/>
          </w:tcPr>
          <w:p w14:paraId="3AEACB85" w14:textId="77777777" w:rsidR="004E1412" w:rsidRPr="004967F7" w:rsidRDefault="004E1412" w:rsidP="003C454F">
            <w:pPr>
              <w:pStyle w:val="StandardBoxfett"/>
              <w:keepNext/>
            </w:pPr>
            <w:r w:rsidRPr="004967F7">
              <w:t>Begründung</w:t>
            </w:r>
          </w:p>
        </w:tc>
        <w:tc>
          <w:tcPr>
            <w:tcW w:w="8505" w:type="dxa"/>
          </w:tcPr>
          <w:p w14:paraId="5C8E8CB3" w14:textId="141AEBF8" w:rsidR="004E1412" w:rsidRPr="004967F7" w:rsidRDefault="004E1412" w:rsidP="003C454F">
            <w:pPr>
              <w:pStyle w:val="StandardBox"/>
              <w:keepNext/>
            </w:pPr>
            <w:r w:rsidRPr="004967F7">
              <w:t xml:space="preserve">Datensicherheit ist keine einmalige </w:t>
            </w:r>
            <w:r w:rsidR="00D424F3" w:rsidRPr="004967F7">
              <w:t>Angelegenheit,</w:t>
            </w:r>
            <w:r w:rsidRPr="004967F7">
              <w:t xml:space="preserve"> sondern eine kontinuierliche Aufgabe. Durch die Definition und Zuweisung der </w:t>
            </w:r>
            <w:r w:rsidR="00D424F3">
              <w:t>Dateneigner</w:t>
            </w:r>
            <w:r w:rsidRPr="004967F7">
              <w:t xml:space="preserve"> wird die Verantwortung über die Rechte und Pflichten</w:t>
            </w:r>
            <w:r w:rsidR="007F41AC">
              <w:t xml:space="preserve"> </w:t>
            </w:r>
            <w:r w:rsidR="000364B5">
              <w:t>v</w:t>
            </w:r>
            <w:r w:rsidRPr="004967F7">
              <w:t>erbindlich festgelegt.</w:t>
            </w:r>
          </w:p>
        </w:tc>
      </w:tr>
      <w:tr w:rsidR="004E1412" w:rsidRPr="004967F7" w14:paraId="2C8FFFA9" w14:textId="77777777" w:rsidTr="003C454F">
        <w:trPr>
          <w:cantSplit/>
        </w:trPr>
        <w:tc>
          <w:tcPr>
            <w:tcW w:w="1696" w:type="dxa"/>
            <w:shd w:val="clear" w:color="auto" w:fill="D3DCE7" w:themeFill="background2" w:themeFillTint="33"/>
          </w:tcPr>
          <w:p w14:paraId="3AB7CF31" w14:textId="77777777" w:rsidR="004E1412" w:rsidRPr="004967F7" w:rsidRDefault="004E1412" w:rsidP="003C454F">
            <w:pPr>
              <w:pStyle w:val="StandardBoxfett"/>
              <w:keepNext/>
            </w:pPr>
            <w:r w:rsidRPr="004967F7">
              <w:t>Implikation</w:t>
            </w:r>
          </w:p>
        </w:tc>
        <w:tc>
          <w:tcPr>
            <w:tcW w:w="8505" w:type="dxa"/>
          </w:tcPr>
          <w:p w14:paraId="38944E63" w14:textId="60EEBBDD" w:rsidR="004E1412" w:rsidRPr="004967F7" w:rsidRDefault="004E1412" w:rsidP="00D424F3">
            <w:pPr>
              <w:pStyle w:val="StandardBox"/>
              <w:keepNext/>
            </w:pPr>
            <w:r w:rsidRPr="004967F7">
              <w:rPr>
                <w:rFonts w:eastAsia="Times New Roman"/>
              </w:rPr>
              <w:t>Zuständigkeit und</w:t>
            </w:r>
            <w:r w:rsidR="007F41AC">
              <w:rPr>
                <w:rFonts w:eastAsia="Times New Roman"/>
              </w:rPr>
              <w:t xml:space="preserve"> </w:t>
            </w:r>
            <w:r w:rsidRPr="004967F7">
              <w:rPr>
                <w:rFonts w:eastAsia="Times New Roman"/>
              </w:rPr>
              <w:t>Verantwortlichkeit</w:t>
            </w:r>
            <w:r w:rsidR="007F41AC">
              <w:rPr>
                <w:rFonts w:eastAsia="Times New Roman"/>
              </w:rPr>
              <w:t xml:space="preserve"> </w:t>
            </w:r>
            <w:r w:rsidRPr="004967F7">
              <w:rPr>
                <w:rFonts w:eastAsia="Times New Roman"/>
              </w:rPr>
              <w:t>für die Sicherheit von</w:t>
            </w:r>
            <w:r w:rsidR="007F41AC">
              <w:rPr>
                <w:rFonts w:eastAsia="Times New Roman"/>
              </w:rPr>
              <w:t xml:space="preserve"> </w:t>
            </w:r>
            <w:r w:rsidRPr="004967F7">
              <w:rPr>
                <w:rFonts w:eastAsia="Times New Roman"/>
              </w:rPr>
              <w:t>Informationen sind jederzeit und in allen Zuständen (In-Use, In-Trans</w:t>
            </w:r>
            <w:r w:rsidR="000364B5">
              <w:rPr>
                <w:rFonts w:eastAsia="Times New Roman"/>
              </w:rPr>
              <w:t>i</w:t>
            </w:r>
            <w:r w:rsidRPr="004967F7">
              <w:rPr>
                <w:rFonts w:eastAsia="Times New Roman"/>
              </w:rPr>
              <w:t xml:space="preserve">t, At-Rest) durch das </w:t>
            </w:r>
            <w:r w:rsidR="00D424F3">
              <w:rPr>
                <w:rFonts w:eastAsia="Times New Roman"/>
              </w:rPr>
              <w:t>D</w:t>
            </w:r>
            <w:r w:rsidRPr="004967F7">
              <w:rPr>
                <w:rFonts w:eastAsia="Times New Roman"/>
              </w:rPr>
              <w:t xml:space="preserve">efinieren, </w:t>
            </w:r>
            <w:r w:rsidR="00D424F3">
              <w:rPr>
                <w:rFonts w:eastAsia="Times New Roman"/>
              </w:rPr>
              <w:t>D</w:t>
            </w:r>
            <w:r w:rsidRPr="004967F7">
              <w:rPr>
                <w:rFonts w:eastAsia="Times New Roman"/>
              </w:rPr>
              <w:t xml:space="preserve">okumentieren und </w:t>
            </w:r>
            <w:r w:rsidR="00D424F3">
              <w:rPr>
                <w:rFonts w:eastAsia="Times New Roman"/>
              </w:rPr>
              <w:t>I</w:t>
            </w:r>
            <w:r w:rsidRPr="004967F7">
              <w:rPr>
                <w:rFonts w:eastAsia="Times New Roman"/>
              </w:rPr>
              <w:t>nformieren</w:t>
            </w:r>
            <w:r w:rsidR="007F41AC">
              <w:rPr>
                <w:rFonts w:eastAsia="Times New Roman"/>
              </w:rPr>
              <w:t xml:space="preserve"> </w:t>
            </w:r>
            <w:r w:rsidRPr="004967F7">
              <w:rPr>
                <w:rFonts w:eastAsia="Times New Roman"/>
              </w:rPr>
              <w:t>des</w:t>
            </w:r>
            <w:r w:rsidR="007F41AC">
              <w:rPr>
                <w:rFonts w:eastAsia="Times New Roman"/>
              </w:rPr>
              <w:t xml:space="preserve"> </w:t>
            </w:r>
            <w:r w:rsidR="00D424F3">
              <w:rPr>
                <w:rFonts w:eastAsia="Times New Roman"/>
              </w:rPr>
              <w:t xml:space="preserve">Dateneigners </w:t>
            </w:r>
            <w:r w:rsidRPr="004967F7">
              <w:rPr>
                <w:rFonts w:eastAsia="Times New Roman"/>
              </w:rPr>
              <w:t>geklärt.</w:t>
            </w:r>
          </w:p>
        </w:tc>
      </w:tr>
    </w:tbl>
    <w:p w14:paraId="60079266" w14:textId="77777777" w:rsidR="004E1412" w:rsidRPr="004967F7" w:rsidRDefault="004E1412" w:rsidP="00FD28D0"/>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4E1412" w:rsidRPr="004967F7" w14:paraId="53279684" w14:textId="77777777" w:rsidTr="003C454F">
        <w:trPr>
          <w:cantSplit/>
        </w:trPr>
        <w:tc>
          <w:tcPr>
            <w:tcW w:w="1696" w:type="dxa"/>
            <w:shd w:val="clear" w:color="auto" w:fill="A8BACF" w:themeFill="background2" w:themeFillTint="66"/>
          </w:tcPr>
          <w:p w14:paraId="2B65B1D5" w14:textId="77777777" w:rsidR="004E1412" w:rsidRPr="004967F7" w:rsidRDefault="004E1412" w:rsidP="003C454F">
            <w:pPr>
              <w:pStyle w:val="StandardBoxfett"/>
              <w:keepNext/>
            </w:pPr>
            <w:r w:rsidRPr="004967F7">
              <w:t>P_ID</w:t>
            </w:r>
          </w:p>
        </w:tc>
        <w:tc>
          <w:tcPr>
            <w:tcW w:w="8505" w:type="dxa"/>
            <w:shd w:val="clear" w:color="auto" w:fill="F2F2F2" w:themeFill="background1" w:themeFillShade="F2"/>
          </w:tcPr>
          <w:p w14:paraId="7764052D" w14:textId="39A87296" w:rsidR="004E1412" w:rsidRPr="004967F7" w:rsidRDefault="004E1412" w:rsidP="003C454F">
            <w:pPr>
              <w:pStyle w:val="StandardBoxfett"/>
              <w:keepNext/>
            </w:pPr>
            <w:bookmarkStart w:id="74" w:name="Prinzip_Klassifizierung"/>
            <w:r w:rsidRPr="004967F7">
              <w:t>DSS-P</w:t>
            </w:r>
            <w:r w:rsidR="00D424F3">
              <w:t>2</w:t>
            </w:r>
            <w:bookmarkEnd w:id="74"/>
          </w:p>
        </w:tc>
      </w:tr>
      <w:tr w:rsidR="004E1412" w:rsidRPr="004967F7" w14:paraId="7E095435" w14:textId="77777777" w:rsidTr="003C454F">
        <w:trPr>
          <w:cantSplit/>
        </w:trPr>
        <w:tc>
          <w:tcPr>
            <w:tcW w:w="1696" w:type="dxa"/>
            <w:shd w:val="clear" w:color="auto" w:fill="D3DCE7" w:themeFill="background2" w:themeFillTint="33"/>
          </w:tcPr>
          <w:p w14:paraId="30C639DE" w14:textId="77777777" w:rsidR="004E1412" w:rsidRPr="004967F7" w:rsidRDefault="004E1412" w:rsidP="003C454F">
            <w:pPr>
              <w:pStyle w:val="StandardBoxfett"/>
              <w:keepNext/>
            </w:pPr>
            <w:r w:rsidRPr="004967F7">
              <w:t>Prinzip</w:t>
            </w:r>
          </w:p>
        </w:tc>
        <w:tc>
          <w:tcPr>
            <w:tcW w:w="8505" w:type="dxa"/>
          </w:tcPr>
          <w:p w14:paraId="3FA6D36A" w14:textId="0CEC9263" w:rsidR="004E1412" w:rsidRPr="004967F7" w:rsidRDefault="004E1412" w:rsidP="003C454F">
            <w:pPr>
              <w:pStyle w:val="StandardBox"/>
              <w:keepNext/>
            </w:pPr>
            <w:commentRangeStart w:id="75"/>
            <w:r w:rsidRPr="004967F7">
              <w:t xml:space="preserve">Daten </w:t>
            </w:r>
            <w:r w:rsidR="002F4496" w:rsidRPr="004967F7">
              <w:rPr>
                <w:rFonts w:eastAsia="Times New Roman"/>
              </w:rPr>
              <w:t>sind zu</w:t>
            </w:r>
            <w:r w:rsidR="007F41AC">
              <w:rPr>
                <w:rFonts w:eastAsia="Times New Roman"/>
              </w:rPr>
              <w:t xml:space="preserve"> </w:t>
            </w:r>
            <w:r w:rsidR="002F4496" w:rsidRPr="004967F7">
              <w:rPr>
                <w:rFonts w:eastAsia="Times New Roman"/>
              </w:rPr>
              <w:t>klassifizieren</w:t>
            </w:r>
            <w:commentRangeEnd w:id="75"/>
            <w:r w:rsidR="001D299D">
              <w:rPr>
                <w:rStyle w:val="CommentReference"/>
              </w:rPr>
              <w:commentReference w:id="75"/>
            </w:r>
            <w:r w:rsidR="002F4496" w:rsidRPr="004967F7">
              <w:rPr>
                <w:rFonts w:eastAsia="Times New Roman"/>
              </w:rPr>
              <w:t xml:space="preserve"> und zu kennzeichnen.</w:t>
            </w:r>
          </w:p>
        </w:tc>
      </w:tr>
      <w:tr w:rsidR="004E1412" w:rsidRPr="004967F7" w14:paraId="161D6B62" w14:textId="77777777" w:rsidTr="003C454F">
        <w:trPr>
          <w:cantSplit/>
        </w:trPr>
        <w:tc>
          <w:tcPr>
            <w:tcW w:w="1696" w:type="dxa"/>
            <w:shd w:val="clear" w:color="auto" w:fill="D3DCE7" w:themeFill="background2" w:themeFillTint="33"/>
          </w:tcPr>
          <w:p w14:paraId="46F07921" w14:textId="77777777" w:rsidR="004E1412" w:rsidRPr="004967F7" w:rsidRDefault="004E1412" w:rsidP="003C454F">
            <w:pPr>
              <w:pStyle w:val="StandardBoxfett"/>
              <w:keepNext/>
            </w:pPr>
            <w:r w:rsidRPr="004967F7">
              <w:t>Begründung</w:t>
            </w:r>
          </w:p>
        </w:tc>
        <w:tc>
          <w:tcPr>
            <w:tcW w:w="8505" w:type="dxa"/>
          </w:tcPr>
          <w:p w14:paraId="1263B4D8" w14:textId="351739BC" w:rsidR="004E1412" w:rsidRPr="00824D2D" w:rsidRDefault="002F4496" w:rsidP="007F41AC">
            <w:pPr>
              <w:pStyle w:val="StandardBox"/>
            </w:pPr>
            <w:r w:rsidRPr="00824D2D">
              <w:t>Daten</w:t>
            </w:r>
            <w:r w:rsidR="007F41AC">
              <w:t xml:space="preserve"> </w:t>
            </w:r>
            <w:r w:rsidR="00DE637D" w:rsidRPr="00824D2D">
              <w:t>können nur entsprechend geschützt werden,</w:t>
            </w:r>
            <w:r w:rsidR="007F41AC">
              <w:t xml:space="preserve"> </w:t>
            </w:r>
            <w:r w:rsidR="00DE637D" w:rsidRPr="00824D2D">
              <w:t>wenn</w:t>
            </w:r>
            <w:r w:rsidR="007F41AC">
              <w:t xml:space="preserve"> </w:t>
            </w:r>
            <w:r w:rsidR="00DE637D" w:rsidRPr="00824D2D">
              <w:t>deren Schutzbedarf bekannt ist.</w:t>
            </w:r>
            <w:r w:rsidR="00824D2D">
              <w:t xml:space="preserve"> Der Schutzbedarf (GS/HS/SHS) wird primär von der </w:t>
            </w:r>
            <w:commentRangeStart w:id="76"/>
            <w:commentRangeStart w:id="77"/>
            <w:commentRangeStart w:id="78"/>
            <w:r w:rsidR="00824D2D">
              <w:t>Datenklassifizierung bestimmt.</w:t>
            </w:r>
            <w:r w:rsidR="00DE637D" w:rsidRPr="00824D2D">
              <w:t xml:space="preserve"> D</w:t>
            </w:r>
            <w:r w:rsidR="00824D2D" w:rsidRPr="00824D2D">
              <w:t>ie Klassifizierung</w:t>
            </w:r>
            <w:r w:rsidR="007F41AC">
              <w:t xml:space="preserve"> </w:t>
            </w:r>
            <w:r w:rsidR="00DE637D" w:rsidRPr="007F41AC">
              <w:t>von</w:t>
            </w:r>
            <w:r w:rsidR="007F41AC">
              <w:t xml:space="preserve"> </w:t>
            </w:r>
            <w:r w:rsidR="00824D2D">
              <w:t>Daten</w:t>
            </w:r>
            <w:r w:rsidR="007F41AC">
              <w:t xml:space="preserve"> </w:t>
            </w:r>
            <w:r w:rsidR="00DE637D" w:rsidRPr="007F41AC">
              <w:t xml:space="preserve">wird in den drei </w:t>
            </w:r>
            <w:commentRangeStart w:id="79"/>
            <w:r w:rsidR="00DE637D" w:rsidRPr="007F41AC">
              <w:t>Kategorien</w:t>
            </w:r>
            <w:commentRangeEnd w:id="79"/>
            <w:r w:rsidR="00700624">
              <w:rPr>
                <w:rStyle w:val="CommentReference"/>
              </w:rPr>
              <w:commentReference w:id="79"/>
            </w:r>
            <w:r w:rsidR="00DE637D" w:rsidRPr="007F41AC">
              <w:t>:</w:t>
            </w:r>
            <w:r w:rsidR="007F41AC">
              <w:t xml:space="preserve"> </w:t>
            </w:r>
            <w:r w:rsidR="00DE637D" w:rsidRPr="007F41AC">
              <w:t>Vertraulichkeit (C), Integrität (I) und</w:t>
            </w:r>
            <w:r w:rsidR="007F41AC">
              <w:t xml:space="preserve"> </w:t>
            </w:r>
            <w:r w:rsidR="00DE637D" w:rsidRPr="007F41AC">
              <w:t>Verfügbarkeit (A) festgelegt</w:t>
            </w:r>
            <w:commentRangeEnd w:id="76"/>
            <w:r w:rsidR="00700624">
              <w:rPr>
                <w:rStyle w:val="CommentReference"/>
              </w:rPr>
              <w:commentReference w:id="76"/>
            </w:r>
            <w:commentRangeEnd w:id="77"/>
            <w:r w:rsidR="0075239C">
              <w:rPr>
                <w:rStyle w:val="CommentReference"/>
              </w:rPr>
              <w:commentReference w:id="77"/>
            </w:r>
            <w:commentRangeEnd w:id="78"/>
            <w:r w:rsidR="0075239C">
              <w:rPr>
                <w:rStyle w:val="CommentReference"/>
              </w:rPr>
              <w:commentReference w:id="78"/>
            </w:r>
            <w:r w:rsidR="00DE637D" w:rsidRPr="00824D2D">
              <w:t>.</w:t>
            </w:r>
            <w:r w:rsidR="00824D2D">
              <w:t xml:space="preserve"> </w:t>
            </w:r>
            <w:r w:rsidR="004E1412" w:rsidRPr="00824D2D">
              <w:t>Das Kennzeichnen der Informationsdaten mit der zugeordneten Klassifizierung ermöglicht es</w:t>
            </w:r>
            <w:r w:rsidR="007F41AC">
              <w:t xml:space="preserve"> </w:t>
            </w:r>
            <w:r w:rsidR="004E1412" w:rsidRPr="00824D2D">
              <w:t>einem datenverarbeitenden System oder einem Menschen diese</w:t>
            </w:r>
            <w:r w:rsidR="007F41AC">
              <w:t xml:space="preserve"> </w:t>
            </w:r>
            <w:r w:rsidR="004E1412" w:rsidRPr="00824D2D">
              <w:t>Daten adäquat und adaptiv</w:t>
            </w:r>
            <w:r w:rsidR="007F41AC">
              <w:t xml:space="preserve"> </w:t>
            </w:r>
            <w:r w:rsidR="004E1412" w:rsidRPr="00824D2D">
              <w:t>zu schützen.</w:t>
            </w:r>
          </w:p>
        </w:tc>
      </w:tr>
      <w:tr w:rsidR="004E1412" w:rsidRPr="004967F7" w14:paraId="06536CBE" w14:textId="77777777" w:rsidTr="003C454F">
        <w:trPr>
          <w:cantSplit/>
        </w:trPr>
        <w:tc>
          <w:tcPr>
            <w:tcW w:w="1696" w:type="dxa"/>
            <w:shd w:val="clear" w:color="auto" w:fill="D3DCE7" w:themeFill="background2" w:themeFillTint="33"/>
          </w:tcPr>
          <w:p w14:paraId="01AD48D3" w14:textId="77777777" w:rsidR="004E1412" w:rsidRPr="004967F7" w:rsidRDefault="004E1412" w:rsidP="003C454F">
            <w:pPr>
              <w:pStyle w:val="StandardBoxfett"/>
              <w:keepNext/>
            </w:pPr>
            <w:r w:rsidRPr="004967F7">
              <w:t>Implikation</w:t>
            </w:r>
          </w:p>
        </w:tc>
        <w:tc>
          <w:tcPr>
            <w:tcW w:w="8505" w:type="dxa"/>
          </w:tcPr>
          <w:p w14:paraId="6FCF7F4C" w14:textId="40EF7D03" w:rsidR="004E1412" w:rsidRPr="00D424F3" w:rsidRDefault="002A1C28" w:rsidP="00D424F3">
            <w:pPr>
              <w:rPr>
                <w:sz w:val="18"/>
              </w:rPr>
            </w:pPr>
            <w:r w:rsidRPr="00D424F3">
              <w:rPr>
                <w:sz w:val="18"/>
              </w:rPr>
              <w:t xml:space="preserve">Der Schutzbedarf der </w:t>
            </w:r>
            <w:r w:rsidR="003F3339" w:rsidRPr="00D424F3">
              <w:rPr>
                <w:sz w:val="18"/>
              </w:rPr>
              <w:t>Daten</w:t>
            </w:r>
            <w:r w:rsidRPr="00D424F3">
              <w:rPr>
                <w:sz w:val="18"/>
              </w:rPr>
              <w:t xml:space="preserve"> ist definiert.</w:t>
            </w:r>
          </w:p>
        </w:tc>
      </w:tr>
    </w:tbl>
    <w:p w14:paraId="0BC859C4" w14:textId="77777777" w:rsidR="004E1412" w:rsidRPr="004967F7" w:rsidRDefault="004E1412" w:rsidP="00FD28D0"/>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4E1412" w:rsidRPr="004967F7" w14:paraId="103DD3F6" w14:textId="77777777" w:rsidTr="003C454F">
        <w:trPr>
          <w:cantSplit/>
        </w:trPr>
        <w:tc>
          <w:tcPr>
            <w:tcW w:w="1696" w:type="dxa"/>
            <w:shd w:val="clear" w:color="auto" w:fill="A8BACF" w:themeFill="background2" w:themeFillTint="66"/>
          </w:tcPr>
          <w:p w14:paraId="40886E4F" w14:textId="77777777" w:rsidR="004E1412" w:rsidRPr="004967F7" w:rsidRDefault="004E1412" w:rsidP="003C454F">
            <w:pPr>
              <w:pStyle w:val="StandardBoxfett"/>
              <w:keepNext/>
            </w:pPr>
            <w:r w:rsidRPr="004967F7">
              <w:lastRenderedPageBreak/>
              <w:t>P_ID</w:t>
            </w:r>
          </w:p>
        </w:tc>
        <w:tc>
          <w:tcPr>
            <w:tcW w:w="8505" w:type="dxa"/>
            <w:shd w:val="clear" w:color="auto" w:fill="F2F2F2" w:themeFill="background1" w:themeFillShade="F2"/>
          </w:tcPr>
          <w:p w14:paraId="4CFC906F" w14:textId="65A46B1C" w:rsidR="004E1412" w:rsidRPr="004967F7" w:rsidRDefault="004E1412" w:rsidP="003C454F">
            <w:pPr>
              <w:pStyle w:val="StandardBoxfett"/>
              <w:keepNext/>
            </w:pPr>
            <w:r w:rsidRPr="004967F7">
              <w:t>DSS-P</w:t>
            </w:r>
            <w:r w:rsidR="00D424F3">
              <w:t>3</w:t>
            </w:r>
          </w:p>
        </w:tc>
      </w:tr>
      <w:tr w:rsidR="004E1412" w:rsidRPr="004967F7" w14:paraId="04819D83" w14:textId="77777777" w:rsidTr="003C454F">
        <w:trPr>
          <w:cantSplit/>
        </w:trPr>
        <w:tc>
          <w:tcPr>
            <w:tcW w:w="1696" w:type="dxa"/>
            <w:shd w:val="clear" w:color="auto" w:fill="D3DCE7" w:themeFill="background2" w:themeFillTint="33"/>
          </w:tcPr>
          <w:p w14:paraId="2EF92B7B" w14:textId="77777777" w:rsidR="004E1412" w:rsidRPr="004967F7" w:rsidRDefault="004E1412" w:rsidP="003C454F">
            <w:pPr>
              <w:pStyle w:val="StandardBoxfett"/>
              <w:keepNext/>
            </w:pPr>
            <w:r w:rsidRPr="004967F7">
              <w:t>Prinzip</w:t>
            </w:r>
          </w:p>
        </w:tc>
        <w:tc>
          <w:tcPr>
            <w:tcW w:w="8505" w:type="dxa"/>
          </w:tcPr>
          <w:p w14:paraId="2805E07B" w14:textId="58EF6A86" w:rsidR="004E1412" w:rsidRPr="004967F7" w:rsidRDefault="004E1412" w:rsidP="003C454F">
            <w:pPr>
              <w:pStyle w:val="StandardBox"/>
              <w:keepNext/>
            </w:pPr>
            <w:r w:rsidRPr="004967F7">
              <w:rPr>
                <w:rFonts w:eastAsia="Times New Roman"/>
              </w:rPr>
              <w:t>Daten sind in In-Use, In-Transit und</w:t>
            </w:r>
            <w:r w:rsidR="007F41AC">
              <w:rPr>
                <w:rFonts w:eastAsia="Times New Roman"/>
              </w:rPr>
              <w:t xml:space="preserve"> </w:t>
            </w:r>
            <w:r w:rsidRPr="004967F7">
              <w:rPr>
                <w:rFonts w:eastAsia="Times New Roman"/>
              </w:rPr>
              <w:t>At-Rest entsprechend ihrer Klassifizierung</w:t>
            </w:r>
            <w:r w:rsidR="007F41AC">
              <w:rPr>
                <w:rFonts w:eastAsia="Times New Roman"/>
              </w:rPr>
              <w:t xml:space="preserve"> </w:t>
            </w:r>
            <w:r w:rsidRPr="004967F7">
              <w:rPr>
                <w:rFonts w:eastAsia="Times New Roman"/>
              </w:rPr>
              <w:t>zu behandeln</w:t>
            </w:r>
            <w:ins w:id="80" w:author="Meier Silvio" w:date="2025-10-20T15:27:00Z" w16du:dateUtc="2025-10-20T13:27:00Z">
              <w:r w:rsidR="00700624">
                <w:rPr>
                  <w:rFonts w:eastAsia="Times New Roman"/>
                </w:rPr>
                <w:t>.</w:t>
              </w:r>
            </w:ins>
          </w:p>
        </w:tc>
      </w:tr>
      <w:tr w:rsidR="004E1412" w:rsidRPr="004967F7" w14:paraId="01FE2891" w14:textId="77777777" w:rsidTr="003C454F">
        <w:trPr>
          <w:cantSplit/>
        </w:trPr>
        <w:tc>
          <w:tcPr>
            <w:tcW w:w="1696" w:type="dxa"/>
            <w:shd w:val="clear" w:color="auto" w:fill="D3DCE7" w:themeFill="background2" w:themeFillTint="33"/>
          </w:tcPr>
          <w:p w14:paraId="7B84615C" w14:textId="77777777" w:rsidR="004E1412" w:rsidRPr="004967F7" w:rsidRDefault="004E1412" w:rsidP="003C454F">
            <w:pPr>
              <w:pStyle w:val="StandardBoxfett"/>
              <w:keepNext/>
            </w:pPr>
            <w:r w:rsidRPr="004967F7">
              <w:t>Begründung</w:t>
            </w:r>
          </w:p>
        </w:tc>
        <w:tc>
          <w:tcPr>
            <w:tcW w:w="8505" w:type="dxa"/>
          </w:tcPr>
          <w:p w14:paraId="2097FE29" w14:textId="4240B4E4" w:rsidR="004E1412" w:rsidRPr="004967F7" w:rsidRDefault="004E1412" w:rsidP="003C454F">
            <w:pPr>
              <w:pStyle w:val="StandardBox"/>
              <w:keepNext/>
            </w:pPr>
            <w:r w:rsidRPr="004967F7">
              <w:t xml:space="preserve">Informationen, resp. die </w:t>
            </w:r>
            <w:r w:rsidR="00EE2343" w:rsidRPr="004967F7">
              <w:t>Daten,</w:t>
            </w:r>
            <w:r w:rsidRPr="004967F7">
              <w:t xml:space="preserve"> aus denen die Informationen bestehen</w:t>
            </w:r>
            <w:ins w:id="81" w:author="Ludwig Thomas" w:date="2025-10-28T13:13:00Z" w16du:dateUtc="2025-10-28T12:13:00Z">
              <w:r w:rsidR="00391BFD">
                <w:t>,</w:t>
              </w:r>
            </w:ins>
            <w:r w:rsidRPr="004967F7">
              <w:t xml:space="preserve"> sind während ihrer gesamten Existenz entsprechend ihrer Klassifikation</w:t>
            </w:r>
            <w:r w:rsidR="00BA36EA" w:rsidRPr="004967F7">
              <w:t xml:space="preserve"> </w:t>
            </w:r>
            <w:r w:rsidRPr="004967F7">
              <w:t>zu</w:t>
            </w:r>
            <w:r w:rsidR="007F41AC">
              <w:t xml:space="preserve"> </w:t>
            </w:r>
            <w:r w:rsidRPr="004967F7">
              <w:t>schützen</w:t>
            </w:r>
            <w:ins w:id="82" w:author="Meier Silvio" w:date="2025-10-20T15:27:00Z" w16du:dateUtc="2025-10-20T13:27:00Z">
              <w:r w:rsidR="00700624">
                <w:t>.</w:t>
              </w:r>
            </w:ins>
          </w:p>
        </w:tc>
      </w:tr>
      <w:tr w:rsidR="004E1412" w:rsidRPr="004967F7" w14:paraId="24B5BE09" w14:textId="77777777" w:rsidTr="003C454F">
        <w:trPr>
          <w:cantSplit/>
        </w:trPr>
        <w:tc>
          <w:tcPr>
            <w:tcW w:w="1696" w:type="dxa"/>
            <w:shd w:val="clear" w:color="auto" w:fill="D3DCE7" w:themeFill="background2" w:themeFillTint="33"/>
          </w:tcPr>
          <w:p w14:paraId="0E66E299" w14:textId="77777777" w:rsidR="004E1412" w:rsidRPr="004967F7" w:rsidRDefault="004E1412" w:rsidP="003C454F">
            <w:pPr>
              <w:pStyle w:val="StandardBoxfett"/>
              <w:keepNext/>
            </w:pPr>
            <w:r w:rsidRPr="004967F7">
              <w:t>Implikation</w:t>
            </w:r>
          </w:p>
        </w:tc>
        <w:tc>
          <w:tcPr>
            <w:tcW w:w="8505" w:type="dxa"/>
          </w:tcPr>
          <w:p w14:paraId="427DCC76" w14:textId="2EEB8917" w:rsidR="00BA36EA" w:rsidRPr="004967F7" w:rsidRDefault="00BA36EA" w:rsidP="00DD23E4">
            <w:pPr>
              <w:pStyle w:val="StandardBox"/>
              <w:keepNext/>
              <w:numPr>
                <w:ilvl w:val="0"/>
                <w:numId w:val="5"/>
              </w:numPr>
            </w:pPr>
            <w:commentRangeStart w:id="83"/>
            <w:r w:rsidRPr="004967F7">
              <w:t xml:space="preserve">Adäquater </w:t>
            </w:r>
            <w:commentRangeEnd w:id="83"/>
            <w:r w:rsidR="002B4FE8">
              <w:rPr>
                <w:rStyle w:val="CommentReference"/>
              </w:rPr>
              <w:commentReference w:id="83"/>
            </w:r>
            <w:r w:rsidRPr="004967F7">
              <w:t>Vertraulichkeitsschutz von Daten in allen Zuständen.</w:t>
            </w:r>
          </w:p>
          <w:p w14:paraId="6F19A11B" w14:textId="77777777" w:rsidR="00BA36EA" w:rsidRPr="004967F7" w:rsidRDefault="00BA36EA" w:rsidP="00DD23E4">
            <w:pPr>
              <w:pStyle w:val="StandardBox"/>
              <w:keepNext/>
              <w:numPr>
                <w:ilvl w:val="0"/>
                <w:numId w:val="5"/>
              </w:numPr>
            </w:pPr>
            <w:r w:rsidRPr="004967F7">
              <w:t xml:space="preserve">Adäquater Integritätsschutz von Daten in allen Zuständen. </w:t>
            </w:r>
          </w:p>
          <w:p w14:paraId="1C0FC999" w14:textId="092A4707" w:rsidR="004E1412" w:rsidRPr="004967F7" w:rsidRDefault="00BA36EA" w:rsidP="00FB39C0">
            <w:pPr>
              <w:pStyle w:val="StandardBox"/>
              <w:keepNext/>
              <w:numPr>
                <w:ilvl w:val="0"/>
                <w:numId w:val="5"/>
              </w:numPr>
            </w:pPr>
            <w:r w:rsidRPr="004967F7">
              <w:t>Adäquater Verfügbarkeitsschutz/</w:t>
            </w:r>
            <w:commentRangeStart w:id="84"/>
            <w:commentRangeStart w:id="85"/>
            <w:r w:rsidRPr="004967F7">
              <w:t xml:space="preserve">Diebstahlschutz </w:t>
            </w:r>
            <w:commentRangeEnd w:id="84"/>
            <w:r w:rsidR="00395C77">
              <w:rPr>
                <w:rStyle w:val="CommentReference"/>
              </w:rPr>
              <w:commentReference w:id="84"/>
            </w:r>
            <w:commentRangeEnd w:id="85"/>
            <w:r w:rsidR="003C6D7B">
              <w:rPr>
                <w:rStyle w:val="CommentReference"/>
              </w:rPr>
              <w:commentReference w:id="85"/>
            </w:r>
            <w:r w:rsidRPr="004967F7">
              <w:t>von Daten in allen Zuständen.</w:t>
            </w:r>
          </w:p>
        </w:tc>
      </w:tr>
    </w:tbl>
    <w:p w14:paraId="569EF212" w14:textId="77777777" w:rsidR="004E1412" w:rsidRPr="004967F7" w:rsidRDefault="004E1412" w:rsidP="00FD28D0"/>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FD28D0" w:rsidRPr="004967F7" w14:paraId="3800E4E0" w14:textId="77777777" w:rsidTr="0034261E">
        <w:trPr>
          <w:cantSplit/>
        </w:trPr>
        <w:tc>
          <w:tcPr>
            <w:tcW w:w="1696" w:type="dxa"/>
            <w:shd w:val="clear" w:color="auto" w:fill="A8BACF" w:themeFill="background2" w:themeFillTint="66"/>
          </w:tcPr>
          <w:p w14:paraId="3795C7E7" w14:textId="77777777" w:rsidR="00FD28D0" w:rsidRPr="004967F7" w:rsidRDefault="00FD28D0" w:rsidP="00D36741">
            <w:pPr>
              <w:pStyle w:val="StandardBoxfett"/>
              <w:keepNext/>
            </w:pPr>
            <w:r w:rsidRPr="004967F7">
              <w:t>P_ID</w:t>
            </w:r>
          </w:p>
        </w:tc>
        <w:tc>
          <w:tcPr>
            <w:tcW w:w="8505" w:type="dxa"/>
            <w:shd w:val="clear" w:color="auto" w:fill="F2F2F2" w:themeFill="background1" w:themeFillShade="F2"/>
          </w:tcPr>
          <w:p w14:paraId="0822BEDD" w14:textId="7EF53A0F" w:rsidR="00FD28D0" w:rsidRPr="004967F7" w:rsidRDefault="00CA07E0" w:rsidP="00D36741">
            <w:pPr>
              <w:pStyle w:val="StandardBoxfett"/>
              <w:keepNext/>
            </w:pPr>
            <w:commentRangeStart w:id="86"/>
            <w:commentRangeStart w:id="87"/>
            <w:r w:rsidRPr="004967F7">
              <w:t>DSS</w:t>
            </w:r>
            <w:r w:rsidR="00FD28D0" w:rsidRPr="004967F7">
              <w:t>-P</w:t>
            </w:r>
            <w:r w:rsidR="00D424F3">
              <w:t>4</w:t>
            </w:r>
            <w:commentRangeEnd w:id="86"/>
            <w:r w:rsidR="006C12D6">
              <w:rPr>
                <w:rStyle w:val="CommentReference"/>
                <w:b w:val="0"/>
              </w:rPr>
              <w:commentReference w:id="86"/>
            </w:r>
            <w:commentRangeEnd w:id="87"/>
            <w:r w:rsidR="004B7052">
              <w:rPr>
                <w:rStyle w:val="CommentReference"/>
                <w:b w:val="0"/>
              </w:rPr>
              <w:commentReference w:id="87"/>
            </w:r>
          </w:p>
        </w:tc>
      </w:tr>
      <w:tr w:rsidR="00FD28D0" w:rsidRPr="004967F7" w14:paraId="51A59DE4" w14:textId="77777777" w:rsidTr="00C64F2D">
        <w:trPr>
          <w:cantSplit/>
        </w:trPr>
        <w:tc>
          <w:tcPr>
            <w:tcW w:w="1696" w:type="dxa"/>
            <w:shd w:val="clear" w:color="auto" w:fill="D3DCE7" w:themeFill="background2" w:themeFillTint="33"/>
          </w:tcPr>
          <w:p w14:paraId="15592EE2" w14:textId="77777777" w:rsidR="00FD28D0" w:rsidRPr="004967F7" w:rsidRDefault="00FD28D0" w:rsidP="00D36741">
            <w:pPr>
              <w:pStyle w:val="StandardBoxfett"/>
              <w:keepNext/>
            </w:pPr>
            <w:r w:rsidRPr="004967F7">
              <w:t>Prinzip</w:t>
            </w:r>
          </w:p>
        </w:tc>
        <w:tc>
          <w:tcPr>
            <w:tcW w:w="8505" w:type="dxa"/>
          </w:tcPr>
          <w:p w14:paraId="19684ED9" w14:textId="069B108F" w:rsidR="00FD28D0" w:rsidRPr="004967F7" w:rsidRDefault="00B16C43" w:rsidP="00D36741">
            <w:pPr>
              <w:pStyle w:val="StandardBox"/>
              <w:keepNext/>
            </w:pPr>
            <w:r w:rsidRPr="004967F7">
              <w:t>Verhältnismässigkeit</w:t>
            </w:r>
          </w:p>
        </w:tc>
      </w:tr>
      <w:tr w:rsidR="00FD28D0" w:rsidRPr="004967F7" w14:paraId="72B4E551" w14:textId="77777777" w:rsidTr="00C64F2D">
        <w:trPr>
          <w:cantSplit/>
        </w:trPr>
        <w:tc>
          <w:tcPr>
            <w:tcW w:w="1696" w:type="dxa"/>
            <w:shd w:val="clear" w:color="auto" w:fill="D3DCE7" w:themeFill="background2" w:themeFillTint="33"/>
          </w:tcPr>
          <w:p w14:paraId="59A72378" w14:textId="77777777" w:rsidR="00FD28D0" w:rsidRPr="004967F7" w:rsidRDefault="00FD28D0" w:rsidP="00D36741">
            <w:pPr>
              <w:pStyle w:val="StandardBoxfett"/>
              <w:keepNext/>
            </w:pPr>
            <w:r w:rsidRPr="004967F7">
              <w:t>Begründung</w:t>
            </w:r>
          </w:p>
        </w:tc>
        <w:tc>
          <w:tcPr>
            <w:tcW w:w="8505" w:type="dxa"/>
          </w:tcPr>
          <w:p w14:paraId="7C08A528" w14:textId="69372DC2" w:rsidR="00FD28D0" w:rsidRPr="004967F7" w:rsidRDefault="001F6E84" w:rsidP="00D36741">
            <w:pPr>
              <w:pStyle w:val="StandardBox"/>
              <w:keepNext/>
            </w:pPr>
            <w:r w:rsidRPr="004967F7">
              <w:t xml:space="preserve">Sicherheitsmassnahmen müssen im angemessenen Verhältnis zum ermittelten Schutzbedarf, zu den rechtlichen Vorgaben sowie zu Kosten und </w:t>
            </w:r>
            <w:r w:rsidR="004720AD" w:rsidRPr="004967F7">
              <w:t>Anforderungen</w:t>
            </w:r>
            <w:r w:rsidRPr="004967F7">
              <w:t xml:space="preserve"> stehen. Eine „</w:t>
            </w:r>
            <w:proofErr w:type="spellStart"/>
            <w:r w:rsidRPr="004967F7">
              <w:t>One</w:t>
            </w:r>
            <w:proofErr w:type="spellEnd"/>
            <w:r w:rsidRPr="004967F7">
              <w:t>-size-</w:t>
            </w:r>
            <w:proofErr w:type="spellStart"/>
            <w:r w:rsidRPr="004967F7">
              <w:t>fits</w:t>
            </w:r>
            <w:proofErr w:type="spellEnd"/>
            <w:r w:rsidRPr="004967F7">
              <w:t>-all“-Absicherung führt entweder zu Unter- oder Überschutz und damit zu unverhältnismässigen Restrisiken oder Ressourcenverschwendung.</w:t>
            </w:r>
          </w:p>
        </w:tc>
      </w:tr>
      <w:tr w:rsidR="00FD28D0" w:rsidRPr="004967F7" w14:paraId="5CF224C8" w14:textId="77777777" w:rsidTr="00C64F2D">
        <w:trPr>
          <w:cantSplit/>
        </w:trPr>
        <w:tc>
          <w:tcPr>
            <w:tcW w:w="1696" w:type="dxa"/>
            <w:shd w:val="clear" w:color="auto" w:fill="D3DCE7" w:themeFill="background2" w:themeFillTint="33"/>
          </w:tcPr>
          <w:p w14:paraId="20CE42F2" w14:textId="77777777" w:rsidR="00FD28D0" w:rsidRPr="004967F7" w:rsidRDefault="00FD28D0" w:rsidP="00D36741">
            <w:pPr>
              <w:pStyle w:val="StandardBoxfett"/>
              <w:keepNext/>
            </w:pPr>
            <w:r w:rsidRPr="004967F7">
              <w:t>Implikation</w:t>
            </w:r>
          </w:p>
        </w:tc>
        <w:tc>
          <w:tcPr>
            <w:tcW w:w="8505" w:type="dxa"/>
          </w:tcPr>
          <w:p w14:paraId="24B5F8CE" w14:textId="77777777" w:rsidR="001F6E84" w:rsidRPr="004967F7" w:rsidRDefault="001F6E84" w:rsidP="00DD23E4">
            <w:pPr>
              <w:pStyle w:val="StandardBox"/>
              <w:keepNext/>
              <w:numPr>
                <w:ilvl w:val="0"/>
                <w:numId w:val="5"/>
              </w:numPr>
              <w:ind w:left="251" w:hanging="174"/>
            </w:pPr>
            <w:r w:rsidRPr="004967F7">
              <w:t>Risiko- und schutzbedarfsbasierte Auswahl technischer und organisatorischer Massnahmen.</w:t>
            </w:r>
          </w:p>
          <w:p w14:paraId="79CD2F10" w14:textId="44DD61CF" w:rsidR="001F6E84" w:rsidRPr="004967F7" w:rsidRDefault="001F6E84" w:rsidP="00DD23E4">
            <w:pPr>
              <w:pStyle w:val="StandardBox"/>
              <w:keepNext/>
              <w:numPr>
                <w:ilvl w:val="0"/>
                <w:numId w:val="5"/>
              </w:numPr>
              <w:ind w:left="251" w:hanging="174"/>
            </w:pPr>
            <w:r w:rsidRPr="004967F7">
              <w:t>Dokumentierte Abwägung zwischen Aufwand, Nutzen und verbleibendem Risiko bei jeder Massnahme.</w:t>
            </w:r>
          </w:p>
          <w:p w14:paraId="12E6D200" w14:textId="2532C734" w:rsidR="001F6E84" w:rsidRPr="004967F7" w:rsidRDefault="001F6E84" w:rsidP="00DD23E4">
            <w:pPr>
              <w:pStyle w:val="StandardBox"/>
              <w:keepNext/>
              <w:numPr>
                <w:ilvl w:val="0"/>
                <w:numId w:val="5"/>
              </w:numPr>
              <w:ind w:left="251" w:hanging="174"/>
            </w:pPr>
            <w:r w:rsidRPr="004967F7">
              <w:t xml:space="preserve">Regelmässige Überprüfung der Wirksamkeit, um unnötige oder </w:t>
            </w:r>
            <w:commentRangeStart w:id="88"/>
            <w:r w:rsidRPr="004967F7">
              <w:t xml:space="preserve">veraltete </w:t>
            </w:r>
            <w:commentRangeStart w:id="89"/>
            <w:r w:rsidRPr="004967F7">
              <w:t xml:space="preserve">Controls </w:t>
            </w:r>
            <w:commentRangeEnd w:id="89"/>
            <w:r w:rsidR="00395C77">
              <w:rPr>
                <w:rStyle w:val="CommentReference"/>
              </w:rPr>
              <w:commentReference w:id="89"/>
            </w:r>
            <w:commentRangeEnd w:id="88"/>
            <w:r w:rsidR="001D299D">
              <w:rPr>
                <w:rStyle w:val="CommentReference"/>
              </w:rPr>
              <w:commentReference w:id="88"/>
            </w:r>
            <w:r w:rsidRPr="004967F7">
              <w:t>zu reduzieren.</w:t>
            </w:r>
          </w:p>
          <w:p w14:paraId="0C881DF6" w14:textId="42D4719D" w:rsidR="00FD28D0" w:rsidRPr="004967F7" w:rsidRDefault="001F6E84" w:rsidP="00DD23E4">
            <w:pPr>
              <w:pStyle w:val="StandardBox"/>
              <w:keepNext/>
              <w:numPr>
                <w:ilvl w:val="0"/>
                <w:numId w:val="5"/>
              </w:numPr>
              <w:ind w:left="251" w:hanging="174"/>
            </w:pPr>
            <w:r w:rsidRPr="004967F7">
              <w:t>Nachweisbarkeit der Entscheidungsgrundlagen (Audit-Trail).</w:t>
            </w:r>
          </w:p>
        </w:tc>
      </w:tr>
    </w:tbl>
    <w:p w14:paraId="7455B567" w14:textId="77777777" w:rsidR="005620E9" w:rsidRPr="004967F7" w:rsidRDefault="005620E9" w:rsidP="005F2D4C"/>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B16C43" w:rsidRPr="004967F7" w14:paraId="02AB46B9" w14:textId="77777777" w:rsidTr="00436617">
        <w:trPr>
          <w:cantSplit/>
        </w:trPr>
        <w:tc>
          <w:tcPr>
            <w:tcW w:w="1696" w:type="dxa"/>
            <w:shd w:val="clear" w:color="auto" w:fill="A8BACF" w:themeFill="background2" w:themeFillTint="66"/>
          </w:tcPr>
          <w:p w14:paraId="1315A3A1" w14:textId="77777777" w:rsidR="00B16C43" w:rsidRPr="004967F7" w:rsidRDefault="00B16C43" w:rsidP="00436617">
            <w:pPr>
              <w:pStyle w:val="StandardBoxfett"/>
              <w:keepNext/>
            </w:pPr>
            <w:r w:rsidRPr="004967F7">
              <w:t>P_ID</w:t>
            </w:r>
          </w:p>
        </w:tc>
        <w:tc>
          <w:tcPr>
            <w:tcW w:w="8505" w:type="dxa"/>
            <w:shd w:val="clear" w:color="auto" w:fill="F2F2F2" w:themeFill="background1" w:themeFillShade="F2"/>
          </w:tcPr>
          <w:p w14:paraId="403314A1" w14:textId="330489D0" w:rsidR="00B16C43" w:rsidRPr="004967F7" w:rsidRDefault="00CA07E0" w:rsidP="00436617">
            <w:pPr>
              <w:pStyle w:val="StandardBoxfett"/>
              <w:keepNext/>
            </w:pPr>
            <w:commentRangeStart w:id="90"/>
            <w:commentRangeStart w:id="91"/>
            <w:r w:rsidRPr="004967F7">
              <w:t>DSS</w:t>
            </w:r>
            <w:r w:rsidRPr="004967F7" w:rsidDel="00CA07E0">
              <w:t xml:space="preserve"> </w:t>
            </w:r>
            <w:r w:rsidR="00B16C43" w:rsidRPr="004967F7">
              <w:t>-P</w:t>
            </w:r>
            <w:r w:rsidR="00D424F3">
              <w:t>5</w:t>
            </w:r>
            <w:commentRangeEnd w:id="90"/>
            <w:r w:rsidR="006C12D6">
              <w:rPr>
                <w:rStyle w:val="CommentReference"/>
                <w:b w:val="0"/>
              </w:rPr>
              <w:commentReference w:id="90"/>
            </w:r>
            <w:commentRangeEnd w:id="91"/>
            <w:r w:rsidR="004B7052">
              <w:rPr>
                <w:rStyle w:val="CommentReference"/>
                <w:b w:val="0"/>
              </w:rPr>
              <w:commentReference w:id="91"/>
            </w:r>
          </w:p>
        </w:tc>
      </w:tr>
      <w:tr w:rsidR="00B16C43" w:rsidRPr="004967F7" w14:paraId="6CD640F4" w14:textId="77777777" w:rsidTr="00436617">
        <w:trPr>
          <w:cantSplit/>
        </w:trPr>
        <w:tc>
          <w:tcPr>
            <w:tcW w:w="1696" w:type="dxa"/>
            <w:shd w:val="clear" w:color="auto" w:fill="D3DCE7" w:themeFill="background2" w:themeFillTint="33"/>
          </w:tcPr>
          <w:p w14:paraId="7FC4DFB3" w14:textId="77777777" w:rsidR="00B16C43" w:rsidRPr="004967F7" w:rsidRDefault="00B16C43" w:rsidP="00436617">
            <w:pPr>
              <w:pStyle w:val="StandardBoxfett"/>
              <w:keepNext/>
            </w:pPr>
            <w:r w:rsidRPr="004967F7">
              <w:t>Prinzip</w:t>
            </w:r>
          </w:p>
        </w:tc>
        <w:tc>
          <w:tcPr>
            <w:tcW w:w="8505" w:type="dxa"/>
          </w:tcPr>
          <w:p w14:paraId="3EC6D495" w14:textId="6431CD3D" w:rsidR="00B16C43" w:rsidRPr="004967F7" w:rsidRDefault="00B16C43" w:rsidP="00436617">
            <w:pPr>
              <w:pStyle w:val="StandardBox"/>
              <w:keepNext/>
            </w:pPr>
            <w:r w:rsidRPr="004967F7">
              <w:t>Angemessenheit</w:t>
            </w:r>
          </w:p>
        </w:tc>
      </w:tr>
      <w:tr w:rsidR="00B16C43" w:rsidRPr="004967F7" w14:paraId="30725DD1" w14:textId="77777777" w:rsidTr="00436617">
        <w:trPr>
          <w:cantSplit/>
        </w:trPr>
        <w:tc>
          <w:tcPr>
            <w:tcW w:w="1696" w:type="dxa"/>
            <w:shd w:val="clear" w:color="auto" w:fill="D3DCE7" w:themeFill="background2" w:themeFillTint="33"/>
          </w:tcPr>
          <w:p w14:paraId="7286AEE6" w14:textId="77777777" w:rsidR="00B16C43" w:rsidRPr="004967F7" w:rsidRDefault="00B16C43" w:rsidP="00436617">
            <w:pPr>
              <w:pStyle w:val="StandardBoxfett"/>
              <w:keepNext/>
            </w:pPr>
            <w:r w:rsidRPr="004967F7">
              <w:t>Begründung</w:t>
            </w:r>
          </w:p>
        </w:tc>
        <w:tc>
          <w:tcPr>
            <w:tcW w:w="8505" w:type="dxa"/>
          </w:tcPr>
          <w:p w14:paraId="33F09AE0" w14:textId="00667ABD" w:rsidR="00B16C43" w:rsidRPr="004967F7" w:rsidRDefault="001F6E84" w:rsidP="00436617">
            <w:pPr>
              <w:pStyle w:val="StandardBox"/>
              <w:keepNext/>
            </w:pPr>
            <w:r w:rsidRPr="004967F7">
              <w:t xml:space="preserve">Die getroffenen Massnahmen müssen geeignet (d.h. </w:t>
            </w:r>
            <w:commentRangeStart w:id="92"/>
            <w:r w:rsidRPr="004967F7">
              <w:t>wirksam</w:t>
            </w:r>
            <w:commentRangeEnd w:id="92"/>
            <w:r w:rsidR="002B4FE8">
              <w:rPr>
                <w:rStyle w:val="CommentReference"/>
              </w:rPr>
              <w:commentReference w:id="92"/>
            </w:r>
            <w:r w:rsidRPr="004967F7">
              <w:t>) sein, um den identifizierten Bedrohungen und Schwachstellen zu begegnen. Sie orientieren sich am Stand der Technik, an regulatorischen Anforderungen und an den geschäftskritischen Prozessen der SNB.</w:t>
            </w:r>
          </w:p>
        </w:tc>
      </w:tr>
      <w:tr w:rsidR="00B16C43" w:rsidRPr="004967F7" w14:paraId="509A448D" w14:textId="77777777" w:rsidTr="00436617">
        <w:trPr>
          <w:cantSplit/>
        </w:trPr>
        <w:tc>
          <w:tcPr>
            <w:tcW w:w="1696" w:type="dxa"/>
            <w:shd w:val="clear" w:color="auto" w:fill="D3DCE7" w:themeFill="background2" w:themeFillTint="33"/>
          </w:tcPr>
          <w:p w14:paraId="2E85D79E" w14:textId="77777777" w:rsidR="00B16C43" w:rsidRPr="004967F7" w:rsidRDefault="00B16C43" w:rsidP="00436617">
            <w:pPr>
              <w:pStyle w:val="StandardBoxfett"/>
              <w:keepNext/>
            </w:pPr>
            <w:r w:rsidRPr="004967F7">
              <w:t>Implikation</w:t>
            </w:r>
          </w:p>
        </w:tc>
        <w:tc>
          <w:tcPr>
            <w:tcW w:w="8505" w:type="dxa"/>
          </w:tcPr>
          <w:p w14:paraId="2E6FF804" w14:textId="77777777" w:rsidR="001F6E84" w:rsidRPr="004967F7" w:rsidRDefault="001F6E84" w:rsidP="00DD23E4">
            <w:pPr>
              <w:pStyle w:val="StandardBox"/>
              <w:keepNext/>
              <w:numPr>
                <w:ilvl w:val="0"/>
                <w:numId w:val="5"/>
              </w:numPr>
              <w:ind w:left="251" w:hanging="174"/>
            </w:pPr>
            <w:r w:rsidRPr="004967F7">
              <w:t>Orientierung an anerkannten Standards, Best Practices und branchenspezifischen Anforderungen.</w:t>
            </w:r>
          </w:p>
          <w:p w14:paraId="3F545DC5" w14:textId="77777777" w:rsidR="001F6E84" w:rsidRPr="004967F7" w:rsidRDefault="001F6E84" w:rsidP="00DD23E4">
            <w:pPr>
              <w:pStyle w:val="StandardBox"/>
              <w:keepNext/>
              <w:numPr>
                <w:ilvl w:val="0"/>
                <w:numId w:val="5"/>
              </w:numPr>
              <w:ind w:left="251" w:hanging="174"/>
            </w:pPr>
            <w:r w:rsidRPr="004967F7">
              <w:t>Etablierung eines kontinuierlichen Verbesserungs- und Review-Prozesses („Plan–Do–Check–Act“).</w:t>
            </w:r>
          </w:p>
          <w:p w14:paraId="400415A5" w14:textId="6E8AEEC0" w:rsidR="001F6E84" w:rsidRPr="004967F7" w:rsidRDefault="001F6E84" w:rsidP="00DD23E4">
            <w:pPr>
              <w:pStyle w:val="StandardBox"/>
              <w:keepNext/>
              <w:numPr>
                <w:ilvl w:val="0"/>
                <w:numId w:val="5"/>
              </w:numPr>
              <w:ind w:left="251" w:hanging="174"/>
            </w:pPr>
            <w:r w:rsidRPr="004967F7">
              <w:t>Einbindung relevanter Stakeholder in die Massnahmenfestlegung.</w:t>
            </w:r>
          </w:p>
          <w:p w14:paraId="23F3874C" w14:textId="767D4D1C" w:rsidR="00B16C43" w:rsidRPr="004967F7" w:rsidRDefault="001F6E84" w:rsidP="00DD23E4">
            <w:pPr>
              <w:pStyle w:val="StandardBox"/>
              <w:keepNext/>
              <w:numPr>
                <w:ilvl w:val="0"/>
                <w:numId w:val="5"/>
              </w:numPr>
              <w:ind w:left="251" w:hanging="174"/>
            </w:pPr>
            <w:r w:rsidRPr="004967F7">
              <w:t>Dokumentation, warum eine Massnahme als angemessen gilt bzw. welche Alternativen geprüft wurden.</w:t>
            </w:r>
          </w:p>
        </w:tc>
      </w:tr>
    </w:tbl>
    <w:p w14:paraId="2C42A08A" w14:textId="77777777" w:rsidR="00B16C43" w:rsidRPr="004967F7" w:rsidRDefault="00B16C43" w:rsidP="005F2D4C"/>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B16C43" w:rsidRPr="004967F7" w14:paraId="764FAF42" w14:textId="77777777" w:rsidTr="00436617">
        <w:trPr>
          <w:cantSplit/>
        </w:trPr>
        <w:tc>
          <w:tcPr>
            <w:tcW w:w="1696" w:type="dxa"/>
            <w:shd w:val="clear" w:color="auto" w:fill="A8BACF" w:themeFill="background2" w:themeFillTint="66"/>
          </w:tcPr>
          <w:p w14:paraId="2D498372" w14:textId="77777777" w:rsidR="00B16C43" w:rsidRPr="004967F7" w:rsidRDefault="00B16C43" w:rsidP="00436617">
            <w:pPr>
              <w:pStyle w:val="StandardBoxfett"/>
              <w:keepNext/>
            </w:pPr>
            <w:r w:rsidRPr="004967F7">
              <w:t>P_ID</w:t>
            </w:r>
          </w:p>
        </w:tc>
        <w:tc>
          <w:tcPr>
            <w:tcW w:w="8505" w:type="dxa"/>
            <w:shd w:val="clear" w:color="auto" w:fill="F2F2F2" w:themeFill="background1" w:themeFillShade="F2"/>
          </w:tcPr>
          <w:p w14:paraId="78447BD6" w14:textId="2BC22C6F" w:rsidR="00B16C43" w:rsidRPr="004967F7" w:rsidRDefault="00CA07E0" w:rsidP="00436617">
            <w:pPr>
              <w:pStyle w:val="StandardBoxfett"/>
              <w:keepNext/>
            </w:pPr>
            <w:r w:rsidRPr="004967F7">
              <w:t>DSS</w:t>
            </w:r>
            <w:r w:rsidR="00B16C43" w:rsidRPr="004967F7">
              <w:t>-P</w:t>
            </w:r>
            <w:r w:rsidR="0007395D">
              <w:t>6</w:t>
            </w:r>
          </w:p>
        </w:tc>
      </w:tr>
      <w:tr w:rsidR="00B16C43" w:rsidRPr="004967F7" w14:paraId="37DE6A3C" w14:textId="77777777" w:rsidTr="00436617">
        <w:trPr>
          <w:cantSplit/>
        </w:trPr>
        <w:tc>
          <w:tcPr>
            <w:tcW w:w="1696" w:type="dxa"/>
            <w:shd w:val="clear" w:color="auto" w:fill="D3DCE7" w:themeFill="background2" w:themeFillTint="33"/>
          </w:tcPr>
          <w:p w14:paraId="6A03742E" w14:textId="77777777" w:rsidR="00B16C43" w:rsidRPr="004967F7" w:rsidRDefault="00B16C43" w:rsidP="00436617">
            <w:pPr>
              <w:pStyle w:val="StandardBoxfett"/>
              <w:keepNext/>
            </w:pPr>
            <w:r w:rsidRPr="004967F7">
              <w:t>Prinzip</w:t>
            </w:r>
          </w:p>
        </w:tc>
        <w:tc>
          <w:tcPr>
            <w:tcW w:w="8505" w:type="dxa"/>
          </w:tcPr>
          <w:p w14:paraId="218CF6A2" w14:textId="24A4D57E" w:rsidR="00B16C43" w:rsidRPr="004967F7" w:rsidRDefault="00B16C43" w:rsidP="00436617">
            <w:pPr>
              <w:pStyle w:val="StandardBox"/>
              <w:keepNext/>
            </w:pPr>
            <w:r w:rsidRPr="004967F7">
              <w:t>Need-</w:t>
            </w:r>
            <w:proofErr w:type="spellStart"/>
            <w:r w:rsidRPr="004967F7">
              <w:t>to</w:t>
            </w:r>
            <w:proofErr w:type="spellEnd"/>
            <w:r w:rsidRPr="004967F7">
              <w:t>-</w:t>
            </w:r>
            <w:proofErr w:type="spellStart"/>
            <w:r w:rsidRPr="004967F7">
              <w:t>Know</w:t>
            </w:r>
            <w:proofErr w:type="spellEnd"/>
          </w:p>
        </w:tc>
      </w:tr>
      <w:tr w:rsidR="00B16C43" w:rsidRPr="004967F7" w14:paraId="740175B3" w14:textId="77777777" w:rsidTr="00436617">
        <w:trPr>
          <w:cantSplit/>
        </w:trPr>
        <w:tc>
          <w:tcPr>
            <w:tcW w:w="1696" w:type="dxa"/>
            <w:shd w:val="clear" w:color="auto" w:fill="D3DCE7" w:themeFill="background2" w:themeFillTint="33"/>
          </w:tcPr>
          <w:p w14:paraId="6A9E6147" w14:textId="77777777" w:rsidR="00B16C43" w:rsidRPr="004967F7" w:rsidRDefault="00B16C43" w:rsidP="00436617">
            <w:pPr>
              <w:pStyle w:val="StandardBoxfett"/>
              <w:keepNext/>
            </w:pPr>
            <w:r w:rsidRPr="004967F7">
              <w:t>Begründung</w:t>
            </w:r>
          </w:p>
        </w:tc>
        <w:tc>
          <w:tcPr>
            <w:tcW w:w="85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1"/>
            </w:tblGrid>
            <w:tr w:rsidR="001F6E84" w:rsidRPr="004967F7" w14:paraId="4831FF04" w14:textId="77777777" w:rsidTr="004720AD">
              <w:trPr>
                <w:trHeight w:val="46"/>
                <w:tblCellSpacing w:w="15" w:type="dxa"/>
              </w:trPr>
              <w:tc>
                <w:tcPr>
                  <w:tcW w:w="0" w:type="auto"/>
                  <w:vAlign w:val="center"/>
                  <w:hideMark/>
                </w:tcPr>
                <w:p w14:paraId="11997BE0" w14:textId="580FAC49" w:rsidR="001F6E84" w:rsidRPr="004967F7" w:rsidRDefault="001F6E84" w:rsidP="001F6E84">
                  <w:pPr>
                    <w:pStyle w:val="StandardBox"/>
                    <w:keepNext/>
                  </w:pPr>
                  <w:commentRangeStart w:id="93"/>
                  <w:r w:rsidRPr="004967F7">
                    <w:t xml:space="preserve">Zugang zu </w:t>
                  </w:r>
                  <w:commentRangeStart w:id="94"/>
                  <w:r w:rsidRPr="004967F7">
                    <w:t xml:space="preserve">Daten </w:t>
                  </w:r>
                  <w:commentRangeEnd w:id="94"/>
                  <w:r w:rsidR="006C12D6">
                    <w:rPr>
                      <w:rStyle w:val="CommentReference"/>
                    </w:rPr>
                    <w:commentReference w:id="94"/>
                  </w:r>
                  <w:r w:rsidRPr="004967F7">
                    <w:t xml:space="preserve">wird strikt auf </w:t>
                  </w:r>
                  <w:commentRangeStart w:id="95"/>
                  <w:r w:rsidRPr="004967F7">
                    <w:t xml:space="preserve">Personen </w:t>
                  </w:r>
                  <w:commentRangeEnd w:id="95"/>
                  <w:r w:rsidR="003F48ED">
                    <w:rPr>
                      <w:rStyle w:val="CommentReference"/>
                    </w:rPr>
                    <w:commentReference w:id="95"/>
                  </w:r>
                  <w:r w:rsidRPr="004967F7">
                    <w:t>beschränkt, die diese Informationen für die unmittelbare Wahrnehmung ihrer Aufgaben benötigen.</w:t>
                  </w:r>
                  <w:commentRangeEnd w:id="93"/>
                  <w:r w:rsidR="002B4FE8">
                    <w:rPr>
                      <w:rStyle w:val="CommentReference"/>
                    </w:rPr>
                    <w:commentReference w:id="93"/>
                  </w:r>
                </w:p>
              </w:tc>
            </w:tr>
          </w:tbl>
          <w:p w14:paraId="5906C6B2" w14:textId="3E1C36D2" w:rsidR="00B16C43" w:rsidRPr="004967F7" w:rsidRDefault="00B16C43" w:rsidP="00436617">
            <w:pPr>
              <w:pStyle w:val="StandardBox"/>
              <w:keepNext/>
            </w:pPr>
          </w:p>
        </w:tc>
      </w:tr>
      <w:tr w:rsidR="00B16C43" w:rsidRPr="004967F7" w14:paraId="1AA17C93" w14:textId="77777777" w:rsidTr="00436617">
        <w:trPr>
          <w:cantSplit/>
        </w:trPr>
        <w:tc>
          <w:tcPr>
            <w:tcW w:w="1696" w:type="dxa"/>
            <w:shd w:val="clear" w:color="auto" w:fill="D3DCE7" w:themeFill="background2" w:themeFillTint="33"/>
          </w:tcPr>
          <w:p w14:paraId="770D4876" w14:textId="77777777" w:rsidR="00B16C43" w:rsidRPr="004967F7" w:rsidRDefault="00B16C43" w:rsidP="00436617">
            <w:pPr>
              <w:pStyle w:val="StandardBoxfett"/>
              <w:keepNext/>
            </w:pPr>
            <w:r w:rsidRPr="004967F7">
              <w:t>Implikation</w:t>
            </w:r>
          </w:p>
        </w:tc>
        <w:tc>
          <w:tcPr>
            <w:tcW w:w="8505" w:type="dxa"/>
          </w:tcPr>
          <w:p w14:paraId="7E021D49" w14:textId="33E62E36" w:rsidR="001F6E84" w:rsidRPr="004967F7" w:rsidRDefault="001F6E84" w:rsidP="00DD23E4">
            <w:pPr>
              <w:pStyle w:val="StandardBox"/>
              <w:keepNext/>
              <w:numPr>
                <w:ilvl w:val="0"/>
                <w:numId w:val="5"/>
              </w:numPr>
              <w:ind w:left="251" w:hanging="174"/>
            </w:pPr>
            <w:r w:rsidRPr="004967F7">
              <w:t>Datenklassifikation als Grundlage für alle Zugriffskonzepte.</w:t>
            </w:r>
          </w:p>
          <w:p w14:paraId="6E5CACC3" w14:textId="77777777" w:rsidR="001F6E84" w:rsidRPr="004967F7" w:rsidRDefault="001F6E84" w:rsidP="00DD23E4">
            <w:pPr>
              <w:pStyle w:val="StandardBox"/>
              <w:keepNext/>
              <w:numPr>
                <w:ilvl w:val="0"/>
                <w:numId w:val="5"/>
              </w:numPr>
              <w:ind w:left="251" w:hanging="174"/>
            </w:pPr>
            <w:r w:rsidRPr="004967F7">
              <w:t>Rollen- bzw. funktionsbasierte Zugriffskontrolle in allen Systemen und Prozessen.</w:t>
            </w:r>
          </w:p>
          <w:p w14:paraId="2D5E37F4" w14:textId="77777777" w:rsidR="001F6E84" w:rsidRPr="004967F7" w:rsidRDefault="001F6E84" w:rsidP="00DD23E4">
            <w:pPr>
              <w:pStyle w:val="StandardBox"/>
              <w:keepNext/>
              <w:numPr>
                <w:ilvl w:val="0"/>
                <w:numId w:val="5"/>
              </w:numPr>
              <w:ind w:left="251" w:hanging="174"/>
            </w:pPr>
            <w:r w:rsidRPr="004967F7">
              <w:t>Etablierung wirksamer Verfahren für Joiner/Mover/</w:t>
            </w:r>
            <w:proofErr w:type="spellStart"/>
            <w:r w:rsidRPr="004967F7">
              <w:t>Leaver</w:t>
            </w:r>
            <w:proofErr w:type="spellEnd"/>
            <w:r w:rsidRPr="004967F7">
              <w:t>, inklusive sofortigem Entzug nicht mehr benötigter Rechte.</w:t>
            </w:r>
          </w:p>
          <w:p w14:paraId="04570D2F" w14:textId="76DD9306" w:rsidR="00B16C43" w:rsidRPr="004967F7" w:rsidRDefault="001F6E84" w:rsidP="00DD23E4">
            <w:pPr>
              <w:pStyle w:val="StandardBox"/>
              <w:keepNext/>
              <w:numPr>
                <w:ilvl w:val="0"/>
                <w:numId w:val="5"/>
              </w:numPr>
              <w:ind w:left="251" w:hanging="174"/>
            </w:pPr>
            <w:r w:rsidRPr="004967F7">
              <w:t>Nachvollziehbarkeit durch zentrale Protokollierung und regelmässige Rezertifizierung der Zugriffe.</w:t>
            </w:r>
          </w:p>
        </w:tc>
      </w:tr>
    </w:tbl>
    <w:p w14:paraId="6CF3D3DA" w14:textId="77777777" w:rsidR="00B16C43" w:rsidRPr="004967F7" w:rsidRDefault="00B16C43" w:rsidP="005F2D4C"/>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CA07E0" w:rsidRPr="004967F7" w14:paraId="6CAF11BC" w14:textId="77777777" w:rsidTr="003A137F">
        <w:trPr>
          <w:cantSplit/>
        </w:trPr>
        <w:tc>
          <w:tcPr>
            <w:tcW w:w="1696" w:type="dxa"/>
            <w:shd w:val="clear" w:color="auto" w:fill="A8BACF" w:themeFill="background2" w:themeFillTint="66"/>
          </w:tcPr>
          <w:p w14:paraId="4CFD5EF2" w14:textId="77777777" w:rsidR="00CA07E0" w:rsidRPr="004967F7" w:rsidRDefault="00CA07E0" w:rsidP="003A137F">
            <w:pPr>
              <w:pStyle w:val="StandardBoxfett"/>
              <w:keepNext/>
            </w:pPr>
            <w:r w:rsidRPr="004967F7">
              <w:lastRenderedPageBreak/>
              <w:t>P_ID</w:t>
            </w:r>
          </w:p>
        </w:tc>
        <w:tc>
          <w:tcPr>
            <w:tcW w:w="8505" w:type="dxa"/>
            <w:shd w:val="clear" w:color="auto" w:fill="F2F2F2" w:themeFill="background1" w:themeFillShade="F2"/>
          </w:tcPr>
          <w:p w14:paraId="2F30580F" w14:textId="5A21A886" w:rsidR="00CA07E0" w:rsidRPr="004967F7" w:rsidRDefault="00CA07E0" w:rsidP="003A137F">
            <w:pPr>
              <w:pStyle w:val="StandardBoxfett"/>
              <w:keepNext/>
            </w:pPr>
            <w:r w:rsidRPr="004967F7">
              <w:t>DSS-P</w:t>
            </w:r>
            <w:r w:rsidR="0007395D">
              <w:t>7</w:t>
            </w:r>
          </w:p>
        </w:tc>
      </w:tr>
      <w:tr w:rsidR="00CA07E0" w:rsidRPr="004967F7" w14:paraId="06E24344" w14:textId="77777777" w:rsidTr="003A137F">
        <w:trPr>
          <w:cantSplit/>
        </w:trPr>
        <w:tc>
          <w:tcPr>
            <w:tcW w:w="1696" w:type="dxa"/>
            <w:shd w:val="clear" w:color="auto" w:fill="D3DCE7" w:themeFill="background2" w:themeFillTint="33"/>
          </w:tcPr>
          <w:p w14:paraId="134854C8" w14:textId="77777777" w:rsidR="00CA07E0" w:rsidRPr="004967F7" w:rsidRDefault="00CA07E0" w:rsidP="003A137F">
            <w:pPr>
              <w:pStyle w:val="StandardBoxfett"/>
              <w:keepNext/>
            </w:pPr>
            <w:r w:rsidRPr="004967F7">
              <w:t>Prinzip</w:t>
            </w:r>
          </w:p>
        </w:tc>
        <w:tc>
          <w:tcPr>
            <w:tcW w:w="8505" w:type="dxa"/>
          </w:tcPr>
          <w:p w14:paraId="58E93D51" w14:textId="27E5A57A" w:rsidR="00CA07E0" w:rsidRPr="004967F7" w:rsidRDefault="00CA07E0" w:rsidP="003A137F">
            <w:pPr>
              <w:pStyle w:val="StandardBox"/>
              <w:keepNext/>
            </w:pPr>
            <w:commentRangeStart w:id="96"/>
            <w:commentRangeStart w:id="97"/>
            <w:r w:rsidRPr="004967F7">
              <w:t xml:space="preserve">Least </w:t>
            </w:r>
            <w:proofErr w:type="spellStart"/>
            <w:r w:rsidRPr="004967F7">
              <w:t>Privileges</w:t>
            </w:r>
            <w:commentRangeEnd w:id="96"/>
            <w:proofErr w:type="spellEnd"/>
            <w:r w:rsidR="004423AC" w:rsidRPr="004967F7">
              <w:rPr>
                <w:rStyle w:val="CommentReference"/>
              </w:rPr>
              <w:commentReference w:id="96"/>
            </w:r>
            <w:commentRangeEnd w:id="97"/>
            <w:r w:rsidR="002B4FE8">
              <w:rPr>
                <w:rStyle w:val="CommentReference"/>
              </w:rPr>
              <w:commentReference w:id="97"/>
            </w:r>
          </w:p>
        </w:tc>
      </w:tr>
      <w:tr w:rsidR="00CA07E0" w:rsidRPr="004967F7" w14:paraId="5CE65966" w14:textId="77777777" w:rsidTr="003A137F">
        <w:trPr>
          <w:cantSplit/>
        </w:trPr>
        <w:tc>
          <w:tcPr>
            <w:tcW w:w="1696" w:type="dxa"/>
            <w:shd w:val="clear" w:color="auto" w:fill="D3DCE7" w:themeFill="background2" w:themeFillTint="33"/>
          </w:tcPr>
          <w:p w14:paraId="313B3E54" w14:textId="77777777" w:rsidR="00CA07E0" w:rsidRPr="004967F7" w:rsidRDefault="00CA07E0" w:rsidP="003A137F">
            <w:pPr>
              <w:pStyle w:val="StandardBoxfett"/>
              <w:keepNext/>
            </w:pPr>
            <w:r w:rsidRPr="004967F7">
              <w:t>Begründung</w:t>
            </w:r>
          </w:p>
        </w:tc>
        <w:tc>
          <w:tcPr>
            <w:tcW w:w="8505" w:type="dxa"/>
          </w:tcPr>
          <w:p w14:paraId="48D2DFF3" w14:textId="58D960D5" w:rsidR="00CA07E0" w:rsidRPr="004967F7" w:rsidRDefault="001F6E84" w:rsidP="003A137F">
            <w:pPr>
              <w:pStyle w:val="StandardBox"/>
              <w:keepNext/>
            </w:pPr>
            <w:r w:rsidRPr="004967F7">
              <w:t xml:space="preserve">Jede Identität (Benutzer, Dienst, </w:t>
            </w:r>
            <w:r w:rsidR="00D1112C" w:rsidRPr="004967F7">
              <w:t xml:space="preserve">Service, </w:t>
            </w:r>
            <w:r w:rsidRPr="004967F7">
              <w:t xml:space="preserve">Prozess) erhält nur die </w:t>
            </w:r>
            <w:commentRangeStart w:id="98"/>
            <w:r w:rsidRPr="004967F7">
              <w:t>minimalen Rechte</w:t>
            </w:r>
            <w:commentRangeEnd w:id="98"/>
            <w:r w:rsidR="008A10F1">
              <w:rPr>
                <w:rStyle w:val="CommentReference"/>
              </w:rPr>
              <w:commentReference w:id="98"/>
            </w:r>
            <w:r w:rsidRPr="004967F7">
              <w:t>, die zum Ausführen der aktuell erforderlichen Aufgabe absolut notwendig sind.</w:t>
            </w:r>
          </w:p>
        </w:tc>
      </w:tr>
      <w:tr w:rsidR="00CA07E0" w:rsidRPr="004967F7" w14:paraId="32FEB63A" w14:textId="77777777" w:rsidTr="003A137F">
        <w:trPr>
          <w:cantSplit/>
        </w:trPr>
        <w:tc>
          <w:tcPr>
            <w:tcW w:w="1696" w:type="dxa"/>
            <w:shd w:val="clear" w:color="auto" w:fill="D3DCE7" w:themeFill="background2" w:themeFillTint="33"/>
          </w:tcPr>
          <w:p w14:paraId="0C007C05" w14:textId="77777777" w:rsidR="00CA07E0" w:rsidRPr="004967F7" w:rsidRDefault="00CA07E0" w:rsidP="003A137F">
            <w:pPr>
              <w:pStyle w:val="StandardBoxfett"/>
              <w:keepNext/>
            </w:pPr>
            <w:r w:rsidRPr="004967F7">
              <w:t>Implikation</w:t>
            </w:r>
          </w:p>
        </w:tc>
        <w:tc>
          <w:tcPr>
            <w:tcW w:w="8505" w:type="dxa"/>
          </w:tcPr>
          <w:p w14:paraId="2970BD98" w14:textId="77777777" w:rsidR="001F6E84" w:rsidRPr="004967F7" w:rsidRDefault="001F6E84" w:rsidP="00DD23E4">
            <w:pPr>
              <w:pStyle w:val="StandardBox"/>
              <w:keepNext/>
              <w:numPr>
                <w:ilvl w:val="0"/>
                <w:numId w:val="5"/>
              </w:numPr>
              <w:ind w:left="251" w:hanging="174"/>
            </w:pPr>
            <w:r w:rsidRPr="004967F7">
              <w:t xml:space="preserve">Granulare Rechtequellen (RBAC/ABAC) und, wo möglich, </w:t>
            </w:r>
            <w:proofErr w:type="gramStart"/>
            <w:r w:rsidRPr="004967F7">
              <w:t>zeitlich befristete</w:t>
            </w:r>
            <w:proofErr w:type="gramEnd"/>
            <w:r w:rsidRPr="004967F7">
              <w:t xml:space="preserve"> Rechte (Just-in-Time </w:t>
            </w:r>
            <w:proofErr w:type="spellStart"/>
            <w:r w:rsidRPr="004967F7">
              <w:t>Privileges</w:t>
            </w:r>
            <w:proofErr w:type="spellEnd"/>
            <w:r w:rsidRPr="004967F7">
              <w:t>).</w:t>
            </w:r>
          </w:p>
          <w:p w14:paraId="0805A912" w14:textId="77777777" w:rsidR="001F6E84" w:rsidRPr="004967F7" w:rsidRDefault="001F6E84" w:rsidP="00DD23E4">
            <w:pPr>
              <w:pStyle w:val="StandardBox"/>
              <w:keepNext/>
              <w:numPr>
                <w:ilvl w:val="0"/>
                <w:numId w:val="5"/>
              </w:numPr>
              <w:ind w:left="251" w:hanging="174"/>
            </w:pPr>
            <w:r w:rsidRPr="004967F7">
              <w:t xml:space="preserve">Einsatz von </w:t>
            </w:r>
            <w:proofErr w:type="spellStart"/>
            <w:r w:rsidRPr="004967F7">
              <w:t>Privileged</w:t>
            </w:r>
            <w:proofErr w:type="spellEnd"/>
            <w:r w:rsidRPr="004967F7">
              <w:t xml:space="preserve"> Access Management (PAM) zur Verwaltung administrativer Konten.</w:t>
            </w:r>
          </w:p>
          <w:p w14:paraId="4DBA1360" w14:textId="77777777" w:rsidR="001F6E84" w:rsidRPr="004967F7" w:rsidRDefault="001F6E84" w:rsidP="00DD23E4">
            <w:pPr>
              <w:pStyle w:val="StandardBox"/>
              <w:keepNext/>
              <w:numPr>
                <w:ilvl w:val="0"/>
                <w:numId w:val="5"/>
              </w:numPr>
              <w:ind w:left="251" w:hanging="174"/>
            </w:pPr>
            <w:r w:rsidRPr="004967F7">
              <w:t xml:space="preserve">Technische und organisatorische Trennung kritischer Funktionen (Segregation </w:t>
            </w:r>
            <w:proofErr w:type="spellStart"/>
            <w:r w:rsidRPr="004967F7">
              <w:t>of</w:t>
            </w:r>
            <w:proofErr w:type="spellEnd"/>
            <w:r w:rsidRPr="004967F7">
              <w:t xml:space="preserve"> </w:t>
            </w:r>
            <w:proofErr w:type="spellStart"/>
            <w:r w:rsidRPr="004967F7">
              <w:t>Duties</w:t>
            </w:r>
            <w:proofErr w:type="spellEnd"/>
            <w:r w:rsidRPr="004967F7">
              <w:t>).</w:t>
            </w:r>
          </w:p>
          <w:p w14:paraId="38B280A9" w14:textId="3317AFB6" w:rsidR="00CA07E0" w:rsidRPr="004967F7" w:rsidRDefault="001F6E84" w:rsidP="00DD23E4">
            <w:pPr>
              <w:pStyle w:val="StandardBox"/>
              <w:keepNext/>
              <w:numPr>
                <w:ilvl w:val="0"/>
                <w:numId w:val="5"/>
              </w:numPr>
              <w:ind w:left="251" w:hanging="174"/>
            </w:pPr>
            <w:r w:rsidRPr="004967F7">
              <w:t xml:space="preserve">Regelmässige </w:t>
            </w:r>
            <w:r w:rsidR="004720AD" w:rsidRPr="004967F7">
              <w:t xml:space="preserve">und systematische </w:t>
            </w:r>
            <w:r w:rsidRPr="004967F7">
              <w:t xml:space="preserve">Reviews </w:t>
            </w:r>
            <w:r w:rsidR="004720AD" w:rsidRPr="004967F7">
              <w:t>der vergebenen Rechte</w:t>
            </w:r>
            <w:r w:rsidRPr="004967F7">
              <w:t>.</w:t>
            </w:r>
          </w:p>
        </w:tc>
      </w:tr>
    </w:tbl>
    <w:p w14:paraId="372B3D41" w14:textId="77777777" w:rsidR="001D3BB9" w:rsidRDefault="001D3BB9" w:rsidP="005F2D4C"/>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07395D" w:rsidRPr="004967F7" w14:paraId="0FABD4E6" w14:textId="77777777" w:rsidTr="00751ED5">
        <w:trPr>
          <w:cantSplit/>
        </w:trPr>
        <w:tc>
          <w:tcPr>
            <w:tcW w:w="1696" w:type="dxa"/>
            <w:shd w:val="clear" w:color="auto" w:fill="A8BACF" w:themeFill="background2" w:themeFillTint="66"/>
          </w:tcPr>
          <w:p w14:paraId="4CE889C6" w14:textId="77777777" w:rsidR="0007395D" w:rsidRPr="004967F7" w:rsidRDefault="0007395D" w:rsidP="00751ED5">
            <w:pPr>
              <w:pStyle w:val="StandardBoxfett"/>
              <w:keepNext/>
            </w:pPr>
            <w:r w:rsidRPr="004967F7">
              <w:t>P_ID</w:t>
            </w:r>
          </w:p>
        </w:tc>
        <w:tc>
          <w:tcPr>
            <w:tcW w:w="8505" w:type="dxa"/>
            <w:shd w:val="clear" w:color="auto" w:fill="F2F2F2" w:themeFill="background1" w:themeFillShade="F2"/>
          </w:tcPr>
          <w:p w14:paraId="0FFA4814" w14:textId="50CE87BE" w:rsidR="0007395D" w:rsidRPr="004967F7" w:rsidRDefault="0007395D" w:rsidP="00751ED5">
            <w:pPr>
              <w:pStyle w:val="StandardBoxfett"/>
              <w:keepNext/>
            </w:pPr>
            <w:bookmarkStart w:id="99" w:name="Prinzip_Datenminimierung"/>
            <w:r w:rsidRPr="004967F7">
              <w:t>DSS-P</w:t>
            </w:r>
            <w:r>
              <w:t>8</w:t>
            </w:r>
            <w:bookmarkEnd w:id="99"/>
          </w:p>
        </w:tc>
      </w:tr>
      <w:tr w:rsidR="0007395D" w:rsidRPr="004967F7" w14:paraId="18C6817F" w14:textId="77777777" w:rsidTr="00751ED5">
        <w:trPr>
          <w:cantSplit/>
        </w:trPr>
        <w:tc>
          <w:tcPr>
            <w:tcW w:w="1696" w:type="dxa"/>
            <w:shd w:val="clear" w:color="auto" w:fill="D3DCE7" w:themeFill="background2" w:themeFillTint="33"/>
          </w:tcPr>
          <w:p w14:paraId="4E1346C8" w14:textId="77777777" w:rsidR="0007395D" w:rsidRPr="004967F7" w:rsidRDefault="0007395D" w:rsidP="00751ED5">
            <w:pPr>
              <w:pStyle w:val="StandardBoxfett"/>
              <w:keepNext/>
            </w:pPr>
            <w:r w:rsidRPr="004967F7">
              <w:t>Prinzip</w:t>
            </w:r>
          </w:p>
        </w:tc>
        <w:tc>
          <w:tcPr>
            <w:tcW w:w="8505" w:type="dxa"/>
          </w:tcPr>
          <w:p w14:paraId="548F4E95" w14:textId="547A7330" w:rsidR="0007395D" w:rsidRPr="004967F7" w:rsidRDefault="00D21F98" w:rsidP="00751ED5">
            <w:pPr>
              <w:pStyle w:val="StandardBox"/>
              <w:keepNext/>
            </w:pPr>
            <w:r w:rsidRPr="00D21F98">
              <w:t>Datenminimierung</w:t>
            </w:r>
          </w:p>
        </w:tc>
      </w:tr>
      <w:tr w:rsidR="0007395D" w:rsidRPr="004967F7" w14:paraId="61B938C0" w14:textId="77777777" w:rsidTr="00751ED5">
        <w:trPr>
          <w:cantSplit/>
        </w:trPr>
        <w:tc>
          <w:tcPr>
            <w:tcW w:w="1696" w:type="dxa"/>
            <w:shd w:val="clear" w:color="auto" w:fill="D3DCE7" w:themeFill="background2" w:themeFillTint="33"/>
          </w:tcPr>
          <w:p w14:paraId="1262B709" w14:textId="77777777" w:rsidR="0007395D" w:rsidRPr="004967F7" w:rsidRDefault="0007395D" w:rsidP="00751ED5">
            <w:pPr>
              <w:pStyle w:val="StandardBoxfett"/>
              <w:keepNext/>
            </w:pPr>
            <w:r w:rsidRPr="004967F7">
              <w:t>Begründung</w:t>
            </w:r>
          </w:p>
        </w:tc>
        <w:tc>
          <w:tcPr>
            <w:tcW w:w="8505" w:type="dxa"/>
          </w:tcPr>
          <w:p w14:paraId="70149C33" w14:textId="3547EECA" w:rsidR="0007395D" w:rsidRPr="004967F7" w:rsidRDefault="0007395D" w:rsidP="00751ED5">
            <w:pPr>
              <w:pStyle w:val="StandardBox"/>
              <w:keepNext/>
            </w:pPr>
            <w:commentRangeStart w:id="100"/>
            <w:r w:rsidRPr="0007395D">
              <w:t xml:space="preserve">Das Prinzip der Datenminimierung stellt sicher, dass nur </w:t>
            </w:r>
            <w:commentRangeStart w:id="101"/>
            <w:r w:rsidRPr="0007395D">
              <w:t xml:space="preserve">solche </w:t>
            </w:r>
            <w:commentRangeStart w:id="102"/>
            <w:r>
              <w:t xml:space="preserve">vertrauliche Personendaten </w:t>
            </w:r>
            <w:commentRangeEnd w:id="101"/>
            <w:r w:rsidR="002B4FE8">
              <w:rPr>
                <w:rStyle w:val="CommentReference"/>
              </w:rPr>
              <w:commentReference w:id="101"/>
            </w:r>
            <w:r>
              <w:t xml:space="preserve">und vertrauliche </w:t>
            </w:r>
            <w:commentRangeEnd w:id="102"/>
            <w:r w:rsidR="008A10F1">
              <w:rPr>
                <w:rStyle w:val="CommentReference"/>
              </w:rPr>
              <w:commentReference w:id="102"/>
            </w:r>
            <w:r>
              <w:t>Geschäftsd</w:t>
            </w:r>
            <w:r w:rsidRPr="0007395D">
              <w:t xml:space="preserve">aten erfasst, gespeichert, weitergegeben oder anderweitig verarbeitet werden, die für den jeweiligen Zweck notwendig sind. </w:t>
            </w:r>
            <w:commentRangeEnd w:id="100"/>
            <w:r w:rsidR="00B85FEE">
              <w:rPr>
                <w:rStyle w:val="CommentReference"/>
              </w:rPr>
              <w:commentReference w:id="100"/>
            </w:r>
            <w:r w:rsidRPr="0007395D">
              <w:t>Dadurch werden potenzielle Risiken und die Datenmenge reduziert, Speicherressourcen geschont und die Systemleistung erhalten.</w:t>
            </w:r>
          </w:p>
        </w:tc>
      </w:tr>
      <w:tr w:rsidR="0007395D" w:rsidRPr="004967F7" w14:paraId="1A6755E1" w14:textId="77777777" w:rsidTr="00751ED5">
        <w:trPr>
          <w:cantSplit/>
        </w:trPr>
        <w:tc>
          <w:tcPr>
            <w:tcW w:w="1696" w:type="dxa"/>
            <w:shd w:val="clear" w:color="auto" w:fill="D3DCE7" w:themeFill="background2" w:themeFillTint="33"/>
          </w:tcPr>
          <w:p w14:paraId="19C31111" w14:textId="77777777" w:rsidR="0007395D" w:rsidRPr="004967F7" w:rsidRDefault="0007395D" w:rsidP="00751ED5">
            <w:pPr>
              <w:pStyle w:val="StandardBoxfett"/>
              <w:keepNext/>
            </w:pPr>
            <w:r w:rsidRPr="004967F7">
              <w:t>Implikation</w:t>
            </w:r>
          </w:p>
        </w:tc>
        <w:tc>
          <w:tcPr>
            <w:tcW w:w="8505" w:type="dxa"/>
          </w:tcPr>
          <w:p w14:paraId="51A1EE0F" w14:textId="25AB738C" w:rsidR="0007395D" w:rsidRDefault="0007395D" w:rsidP="00DD23E4">
            <w:pPr>
              <w:pStyle w:val="StandardBox"/>
              <w:keepNext/>
              <w:numPr>
                <w:ilvl w:val="0"/>
                <w:numId w:val="5"/>
              </w:numPr>
              <w:ind w:left="251" w:hanging="174"/>
            </w:pPr>
            <w:r>
              <w:t>Erfassung und Kopieren von Daten erfolgt nach vorheriger Prüfung des Zwecks und beschränkt sich auf das notwendige Minimum.</w:t>
            </w:r>
          </w:p>
          <w:p w14:paraId="66A7BE95" w14:textId="156A9719" w:rsidR="0007395D" w:rsidRDefault="0007395D" w:rsidP="00DD23E4">
            <w:pPr>
              <w:pStyle w:val="StandardBox"/>
              <w:keepNext/>
              <w:numPr>
                <w:ilvl w:val="0"/>
                <w:numId w:val="5"/>
              </w:numPr>
              <w:ind w:left="251" w:hanging="174"/>
            </w:pPr>
            <w:r>
              <w:t>Speicherung nur der minimal erforderlichen Datenbestände; temporäre Speicher und Caches sind entsprechend zu konfigurieren.</w:t>
            </w:r>
          </w:p>
          <w:p w14:paraId="67F40577" w14:textId="3704423E" w:rsidR="0007395D" w:rsidRDefault="0007395D" w:rsidP="00DD23E4">
            <w:pPr>
              <w:pStyle w:val="StandardBox"/>
              <w:keepNext/>
              <w:numPr>
                <w:ilvl w:val="0"/>
                <w:numId w:val="5"/>
              </w:numPr>
              <w:ind w:left="251" w:hanging="174"/>
            </w:pPr>
            <w:r>
              <w:t>Dokumentierte Aufbewahrungs- und Löschpläne für vertrauliche Daten sind zu erstellen und einzuhalten; Löschungen erfolg</w:t>
            </w:r>
            <w:ins w:id="103" w:author="Ludwig Thomas" w:date="2025-10-28T13:22:00Z" w16du:dateUtc="2025-10-28T12:22:00Z">
              <w:r w:rsidR="00F02AB5">
                <w:t>en</w:t>
              </w:r>
            </w:ins>
            <w:del w:id="104" w:author="Ludwig Thomas" w:date="2025-10-28T13:22:00Z" w16du:dateUtc="2025-10-28T12:22:00Z">
              <w:r w:rsidDel="00F02AB5">
                <w:delText>t</w:delText>
              </w:r>
            </w:del>
            <w:r>
              <w:t xml:space="preserve"> systemübergreifend und nachweisbar.</w:t>
            </w:r>
          </w:p>
          <w:p w14:paraId="04DF7F8F" w14:textId="5570B17F" w:rsidR="0007395D" w:rsidRDefault="0007395D" w:rsidP="00DD23E4">
            <w:pPr>
              <w:pStyle w:val="StandardBox"/>
              <w:keepNext/>
              <w:numPr>
                <w:ilvl w:val="0"/>
                <w:numId w:val="5"/>
              </w:numPr>
              <w:ind w:left="251" w:hanging="174"/>
            </w:pPr>
            <w:r>
              <w:t>Regelmässige Identifikation und Entfernung überflüssiger, veralteter oder doppelter Datenbestände.</w:t>
            </w:r>
          </w:p>
          <w:p w14:paraId="1D591341" w14:textId="24D71578" w:rsidR="0007395D" w:rsidRDefault="0007395D" w:rsidP="00DD23E4">
            <w:pPr>
              <w:pStyle w:val="StandardBox"/>
              <w:keepNext/>
              <w:numPr>
                <w:ilvl w:val="0"/>
                <w:numId w:val="5"/>
              </w:numPr>
              <w:ind w:left="251" w:hanging="174"/>
            </w:pPr>
            <w:r>
              <w:t>Weitergabe von Daten ist strikt auf notwendige Empfänger und minimale Datenmengen zu begrenzen.</w:t>
            </w:r>
          </w:p>
          <w:p w14:paraId="4E1F1B4E" w14:textId="6BA11840" w:rsidR="0007395D" w:rsidRPr="004967F7" w:rsidRDefault="0007395D" w:rsidP="00DD23E4">
            <w:pPr>
              <w:pStyle w:val="StandardBox"/>
              <w:keepNext/>
              <w:numPr>
                <w:ilvl w:val="0"/>
                <w:numId w:val="5"/>
              </w:numPr>
              <w:ind w:left="251" w:hanging="174"/>
            </w:pPr>
            <w:r>
              <w:t>Je nach Schutzbedarf kann ein Nachweis der Datenminimierung notwendig sein.</w:t>
            </w:r>
          </w:p>
        </w:tc>
      </w:tr>
    </w:tbl>
    <w:p w14:paraId="032566E1" w14:textId="77777777" w:rsidR="0007395D" w:rsidRDefault="0007395D" w:rsidP="005F2D4C"/>
    <w:tbl>
      <w:tblPr>
        <w:tblStyle w:val="TableGrid"/>
        <w:tblW w:w="10201" w:type="dxa"/>
        <w:tblCellMar>
          <w:left w:w="57" w:type="dxa"/>
          <w:right w:w="57" w:type="dxa"/>
        </w:tblCellMar>
        <w:tblLook w:val="04A0" w:firstRow="1" w:lastRow="0" w:firstColumn="1" w:lastColumn="0" w:noHBand="0" w:noVBand="1"/>
      </w:tblPr>
      <w:tblGrid>
        <w:gridCol w:w="1696"/>
        <w:gridCol w:w="8505"/>
      </w:tblGrid>
      <w:tr w:rsidR="0007395D" w:rsidRPr="004967F7" w14:paraId="412F46D8" w14:textId="77777777" w:rsidTr="00751ED5">
        <w:trPr>
          <w:cantSplit/>
        </w:trPr>
        <w:tc>
          <w:tcPr>
            <w:tcW w:w="1696" w:type="dxa"/>
            <w:shd w:val="clear" w:color="auto" w:fill="A8BACF" w:themeFill="background2" w:themeFillTint="66"/>
          </w:tcPr>
          <w:p w14:paraId="14103334" w14:textId="441F1D7E" w:rsidR="0007395D" w:rsidRPr="004967F7" w:rsidRDefault="0007395D" w:rsidP="0007395D">
            <w:pPr>
              <w:pStyle w:val="StandardBoxfett"/>
              <w:keepNext/>
            </w:pPr>
            <w:r w:rsidRPr="004967F7">
              <w:t>P_ID</w:t>
            </w:r>
          </w:p>
        </w:tc>
        <w:tc>
          <w:tcPr>
            <w:tcW w:w="8505" w:type="dxa"/>
            <w:shd w:val="clear" w:color="auto" w:fill="F2F2F2" w:themeFill="background1" w:themeFillShade="F2"/>
          </w:tcPr>
          <w:p w14:paraId="4C890FC8" w14:textId="0167EC75" w:rsidR="0007395D" w:rsidRPr="004967F7" w:rsidRDefault="0007395D" w:rsidP="0007395D">
            <w:pPr>
              <w:pStyle w:val="StandardBoxfett"/>
              <w:keepNext/>
            </w:pPr>
            <w:bookmarkStart w:id="105" w:name="Prinzip_Daten_Desensibilisierung"/>
            <w:r w:rsidRPr="004967F7">
              <w:t>DSS-P</w:t>
            </w:r>
            <w:r>
              <w:t>9</w:t>
            </w:r>
            <w:bookmarkEnd w:id="105"/>
          </w:p>
        </w:tc>
      </w:tr>
      <w:tr w:rsidR="0007395D" w:rsidRPr="004967F7" w14:paraId="016F72BC" w14:textId="77777777" w:rsidTr="00751ED5">
        <w:trPr>
          <w:cantSplit/>
        </w:trPr>
        <w:tc>
          <w:tcPr>
            <w:tcW w:w="1696" w:type="dxa"/>
            <w:shd w:val="clear" w:color="auto" w:fill="D3DCE7" w:themeFill="background2" w:themeFillTint="33"/>
          </w:tcPr>
          <w:p w14:paraId="4DBDA87B" w14:textId="44D95A79" w:rsidR="0007395D" w:rsidRPr="004967F7" w:rsidRDefault="0007395D" w:rsidP="0007395D">
            <w:pPr>
              <w:pStyle w:val="StandardBoxfett"/>
              <w:keepNext/>
            </w:pPr>
            <w:r w:rsidRPr="004967F7">
              <w:t>Prinzip</w:t>
            </w:r>
          </w:p>
        </w:tc>
        <w:tc>
          <w:tcPr>
            <w:tcW w:w="8505" w:type="dxa"/>
          </w:tcPr>
          <w:p w14:paraId="7FF5529E" w14:textId="6170A7CD" w:rsidR="0007395D" w:rsidRPr="004967F7" w:rsidRDefault="0007395D" w:rsidP="0007395D">
            <w:pPr>
              <w:pStyle w:val="StandardBox"/>
              <w:keepNext/>
            </w:pPr>
            <w:commentRangeStart w:id="106"/>
            <w:r w:rsidRPr="0007395D">
              <w:t>Daten-Desensibilisierung</w:t>
            </w:r>
            <w:commentRangeEnd w:id="106"/>
            <w:r w:rsidR="00A90B00">
              <w:rPr>
                <w:rStyle w:val="CommentReference"/>
              </w:rPr>
              <w:commentReference w:id="106"/>
            </w:r>
          </w:p>
        </w:tc>
      </w:tr>
      <w:tr w:rsidR="0007395D" w:rsidRPr="004967F7" w14:paraId="44E563B6" w14:textId="77777777" w:rsidTr="00751ED5">
        <w:trPr>
          <w:cantSplit/>
        </w:trPr>
        <w:tc>
          <w:tcPr>
            <w:tcW w:w="1696" w:type="dxa"/>
            <w:shd w:val="clear" w:color="auto" w:fill="D3DCE7" w:themeFill="background2" w:themeFillTint="33"/>
          </w:tcPr>
          <w:p w14:paraId="2B91492D" w14:textId="39E24721" w:rsidR="0007395D" w:rsidRPr="004967F7" w:rsidRDefault="0007395D" w:rsidP="0007395D">
            <w:pPr>
              <w:pStyle w:val="StandardBoxfett"/>
              <w:keepNext/>
            </w:pPr>
            <w:r w:rsidRPr="004967F7">
              <w:t>Begründung</w:t>
            </w:r>
          </w:p>
        </w:tc>
        <w:tc>
          <w:tcPr>
            <w:tcW w:w="8505" w:type="dxa"/>
          </w:tcPr>
          <w:p w14:paraId="38CF86CB" w14:textId="4BB0EBF1" w:rsidR="0007395D" w:rsidRDefault="0007395D" w:rsidP="0007395D">
            <w:pPr>
              <w:pStyle w:val="StandardBox"/>
              <w:keepNext/>
            </w:pPr>
            <w:r w:rsidRPr="0007395D">
              <w:t xml:space="preserve">Durch </w:t>
            </w:r>
            <w:proofErr w:type="spellStart"/>
            <w:r w:rsidRPr="0007395D">
              <w:t>Pseudonymisierung</w:t>
            </w:r>
            <w:r w:rsidR="00374A04">
              <w:t>s</w:t>
            </w:r>
            <w:proofErr w:type="spellEnd"/>
            <w:r w:rsidR="00374A04">
              <w:t>-</w:t>
            </w:r>
            <w:r w:rsidRPr="0007395D">
              <w:t xml:space="preserve"> und </w:t>
            </w:r>
            <w:proofErr w:type="spellStart"/>
            <w:r w:rsidRPr="0007395D">
              <w:t>Anonymisierung</w:t>
            </w:r>
            <w:r w:rsidR="00BA04A0">
              <w:t>method</w:t>
            </w:r>
            <w:r w:rsidR="00374A04">
              <w:t>en</w:t>
            </w:r>
            <w:proofErr w:type="spellEnd"/>
            <w:r w:rsidRPr="0007395D">
              <w:t xml:space="preserve"> werden direkte Rückschlüsse auf Personen oder geschäftskritische Informationen reduziert oder aufgehoben. Dies vermindert das Risiko eines Datenmissbrauchs und unterstützt die Einhaltung von Datenschutz- und Sicherheitsanforderungen</w:t>
            </w:r>
            <w:r>
              <w:t>.</w:t>
            </w:r>
          </w:p>
          <w:p w14:paraId="7FB103A2" w14:textId="1AC06874" w:rsidR="0007395D" w:rsidRPr="007F41AC" w:rsidRDefault="0007395D" w:rsidP="0007395D">
            <w:pPr>
              <w:pStyle w:val="StandardBox"/>
              <w:keepNext/>
              <w:rPr>
                <w:i/>
                <w:iCs/>
              </w:rPr>
            </w:pPr>
            <w:commentRangeStart w:id="107"/>
            <w:r w:rsidRPr="007F41AC">
              <w:rPr>
                <w:i/>
                <w:iCs/>
              </w:rPr>
              <w:t>Hinweis: Im Kontext dieses Standards unterliegen</w:t>
            </w:r>
            <w:ins w:id="108" w:author="Vasilenko Ilya" w:date="2025-10-28T15:45:00Z" w16du:dateUtc="2025-10-28T14:45:00Z">
              <w:r w:rsidR="00074BB8">
                <w:rPr>
                  <w:i/>
                  <w:iCs/>
                </w:rPr>
                <w:t xml:space="preserve"> </w:t>
              </w:r>
            </w:ins>
            <w:ins w:id="109" w:author="Vasilenko Ilya" w:date="2025-10-28T15:46:00Z" w16du:dateUtc="2025-10-28T14:46:00Z">
              <w:r w:rsidR="00074BB8">
                <w:rPr>
                  <w:i/>
                  <w:iCs/>
                </w:rPr>
                <w:t>diesem Prinzip</w:t>
              </w:r>
            </w:ins>
            <w:r w:rsidR="00BA04A0">
              <w:rPr>
                <w:i/>
                <w:iCs/>
              </w:rPr>
              <w:t>,</w:t>
            </w:r>
            <w:r w:rsidRPr="007F41AC">
              <w:rPr>
                <w:i/>
                <w:iCs/>
              </w:rPr>
              <w:t xml:space="preserve"> im Gegensatz zum reinen Datenschutz</w:t>
            </w:r>
            <w:r w:rsidR="00BA04A0">
              <w:rPr>
                <w:i/>
                <w:iCs/>
              </w:rPr>
              <w:t>,</w:t>
            </w:r>
            <w:r w:rsidRPr="007F41AC">
              <w:rPr>
                <w:i/>
                <w:iCs/>
              </w:rPr>
              <w:t xml:space="preserve"> </w:t>
            </w:r>
            <w:r w:rsidR="00BA04A0" w:rsidRPr="007F41AC">
              <w:rPr>
                <w:i/>
                <w:iCs/>
              </w:rPr>
              <w:t>d</w:t>
            </w:r>
            <w:r w:rsidR="00BA04A0">
              <w:rPr>
                <w:i/>
                <w:iCs/>
              </w:rPr>
              <w:t>ie</w:t>
            </w:r>
            <w:r w:rsidR="00EE2343">
              <w:rPr>
                <w:i/>
                <w:iCs/>
              </w:rPr>
              <w:t xml:space="preserve"> </w:t>
            </w:r>
            <w:r w:rsidRPr="007F41AC">
              <w:rPr>
                <w:i/>
                <w:iCs/>
              </w:rPr>
              <w:t>Daten-Desensibilisierung sowohl vertrauliche</w:t>
            </w:r>
            <w:r w:rsidR="00BA04A0">
              <w:rPr>
                <w:i/>
                <w:iCs/>
              </w:rPr>
              <w:t>r</w:t>
            </w:r>
            <w:r w:rsidRPr="007F41AC">
              <w:rPr>
                <w:i/>
                <w:iCs/>
              </w:rPr>
              <w:t xml:space="preserve"> Personendaten als auch vertrauliche</w:t>
            </w:r>
            <w:r w:rsidR="00BA04A0">
              <w:rPr>
                <w:i/>
                <w:iCs/>
              </w:rPr>
              <w:t>r</w:t>
            </w:r>
            <w:r w:rsidRPr="007F41AC">
              <w:rPr>
                <w:i/>
                <w:iCs/>
              </w:rPr>
              <w:t xml:space="preserve"> Geschäftsdaten.</w:t>
            </w:r>
            <w:commentRangeEnd w:id="107"/>
            <w:r w:rsidR="00F02AB5">
              <w:rPr>
                <w:rStyle w:val="CommentReference"/>
              </w:rPr>
              <w:commentReference w:id="107"/>
            </w:r>
          </w:p>
        </w:tc>
      </w:tr>
      <w:tr w:rsidR="0007395D" w:rsidRPr="004967F7" w14:paraId="01286774" w14:textId="77777777" w:rsidTr="00751ED5">
        <w:trPr>
          <w:cantSplit/>
        </w:trPr>
        <w:tc>
          <w:tcPr>
            <w:tcW w:w="1696" w:type="dxa"/>
            <w:shd w:val="clear" w:color="auto" w:fill="D3DCE7" w:themeFill="background2" w:themeFillTint="33"/>
          </w:tcPr>
          <w:p w14:paraId="2F2F171B" w14:textId="307BF8BA" w:rsidR="0007395D" w:rsidRPr="004967F7" w:rsidRDefault="0007395D" w:rsidP="0007395D">
            <w:pPr>
              <w:pStyle w:val="StandardBoxfett"/>
              <w:keepNext/>
            </w:pPr>
            <w:r w:rsidRPr="004967F7">
              <w:t>Implikation</w:t>
            </w:r>
          </w:p>
        </w:tc>
        <w:tc>
          <w:tcPr>
            <w:tcW w:w="8505" w:type="dxa"/>
          </w:tcPr>
          <w:p w14:paraId="1F01C25A" w14:textId="77777777" w:rsidR="0007395D" w:rsidRDefault="0007395D" w:rsidP="00DD23E4">
            <w:pPr>
              <w:pStyle w:val="StandardBox"/>
              <w:keepNext/>
              <w:numPr>
                <w:ilvl w:val="0"/>
                <w:numId w:val="5"/>
              </w:numPr>
              <w:ind w:left="251" w:hanging="174"/>
            </w:pPr>
            <w:r>
              <w:t xml:space="preserve">Anwendung von </w:t>
            </w:r>
            <w:proofErr w:type="spellStart"/>
            <w:r>
              <w:t>Pseudonymisierungs</w:t>
            </w:r>
            <w:proofErr w:type="spellEnd"/>
            <w:r>
              <w:t>- oder Anonymisierungsmethoden je nach Schutzbedarf und Vorgaben.</w:t>
            </w:r>
          </w:p>
          <w:p w14:paraId="2189B4D0" w14:textId="77777777" w:rsidR="0007395D" w:rsidRDefault="0007395D" w:rsidP="00DD23E4">
            <w:pPr>
              <w:pStyle w:val="StandardBox"/>
              <w:keepNext/>
              <w:numPr>
                <w:ilvl w:val="0"/>
                <w:numId w:val="5"/>
              </w:numPr>
              <w:ind w:left="251" w:hanging="174"/>
            </w:pPr>
            <w:commentRangeStart w:id="110"/>
            <w:r>
              <w:t>Pseudonymisierte Daten sind weiterhin als personenbezogen zu behandeln und zu schützen.</w:t>
            </w:r>
            <w:commentRangeEnd w:id="110"/>
            <w:r w:rsidR="003C6D7B">
              <w:rPr>
                <w:rStyle w:val="CommentReference"/>
              </w:rPr>
              <w:commentReference w:id="110"/>
            </w:r>
          </w:p>
          <w:p w14:paraId="3AEA594B" w14:textId="77777777" w:rsidR="0007395D" w:rsidRDefault="0007395D" w:rsidP="00DD23E4">
            <w:pPr>
              <w:pStyle w:val="StandardBox"/>
              <w:keepNext/>
              <w:numPr>
                <w:ilvl w:val="0"/>
                <w:numId w:val="5"/>
              </w:numPr>
              <w:ind w:left="251" w:hanging="174"/>
            </w:pPr>
            <w:r>
              <w:t>Anonymisierte Daten gelten als nicht-personenbezogen, sofern die Originaldaten gelöscht sind oder kein Zugang zu ihnen möglich ist.</w:t>
            </w:r>
          </w:p>
          <w:p w14:paraId="4B7061E5" w14:textId="6EB39810" w:rsidR="0007395D" w:rsidRDefault="0007395D" w:rsidP="00DD23E4">
            <w:pPr>
              <w:pStyle w:val="StandardBox"/>
              <w:keepNext/>
              <w:numPr>
                <w:ilvl w:val="0"/>
                <w:numId w:val="5"/>
              </w:numPr>
              <w:ind w:left="251" w:hanging="174"/>
            </w:pPr>
            <w:r>
              <w:t xml:space="preserve">Dokumentation der angewendeten Verfahren und regelmässige Überprüfung der </w:t>
            </w:r>
            <w:commentRangeStart w:id="111"/>
            <w:r>
              <w:t>Wirksamkeit der Desensibilisierungsmassnahmen</w:t>
            </w:r>
            <w:commentRangeEnd w:id="111"/>
            <w:r w:rsidR="002B4FE8">
              <w:rPr>
                <w:rStyle w:val="CommentReference"/>
              </w:rPr>
              <w:commentReference w:id="111"/>
            </w:r>
            <w:r>
              <w:t xml:space="preserve"> je nach Schutzbedarf.</w:t>
            </w:r>
          </w:p>
          <w:p w14:paraId="76644E9A" w14:textId="7ADD9073" w:rsidR="0007395D" w:rsidRPr="004967F7" w:rsidRDefault="0007395D" w:rsidP="00DD23E4">
            <w:pPr>
              <w:pStyle w:val="StandardBox"/>
              <w:keepNext/>
              <w:numPr>
                <w:ilvl w:val="0"/>
                <w:numId w:val="5"/>
              </w:numPr>
              <w:ind w:left="251" w:hanging="174"/>
            </w:pPr>
            <w:commentRangeStart w:id="112"/>
            <w:r>
              <w:t>Schulung und Sensibilisierung der Mitarbeitenden im Umgang mit sensiblen und desensibilisierten Daten</w:t>
            </w:r>
            <w:commentRangeEnd w:id="112"/>
            <w:r w:rsidR="00A90B00">
              <w:rPr>
                <w:rStyle w:val="CommentReference"/>
              </w:rPr>
              <w:commentReference w:id="112"/>
            </w:r>
            <w:r>
              <w:t>.</w:t>
            </w:r>
          </w:p>
        </w:tc>
      </w:tr>
    </w:tbl>
    <w:p w14:paraId="22D6588F" w14:textId="77777777" w:rsidR="0007395D" w:rsidRPr="004967F7" w:rsidRDefault="0007395D" w:rsidP="005F2D4C"/>
    <w:p w14:paraId="76413035" w14:textId="1BB5A861" w:rsidR="005F2D4C" w:rsidRPr="004967F7" w:rsidRDefault="00D73F92" w:rsidP="00F236D0">
      <w:pPr>
        <w:pStyle w:val="Heading1"/>
        <w:pageBreakBefore/>
      </w:pPr>
      <w:bookmarkStart w:id="113" w:name="_Ref133590794"/>
      <w:bookmarkStart w:id="114" w:name="_Toc143764060"/>
      <w:bookmarkStart w:id="115" w:name="_Toc148950496"/>
      <w:bookmarkStart w:id="116" w:name="_Toc211667081"/>
      <w:r w:rsidRPr="004967F7">
        <w:lastRenderedPageBreak/>
        <w:t>IT-Security Vorgabe</w:t>
      </w:r>
      <w:r w:rsidR="00D82E92" w:rsidRPr="004967F7">
        <w:t>n</w:t>
      </w:r>
      <w:bookmarkEnd w:id="113"/>
      <w:bookmarkEnd w:id="114"/>
      <w:bookmarkEnd w:id="115"/>
      <w:bookmarkEnd w:id="116"/>
    </w:p>
    <w:p w14:paraId="5E2FB3C3" w14:textId="77777777" w:rsidR="00772A67" w:rsidRPr="004967F7" w:rsidRDefault="00772A67" w:rsidP="00772A67">
      <w:pPr>
        <w:pStyle w:val="Heading2"/>
      </w:pPr>
      <w:bookmarkStart w:id="117" w:name="_Toc142579932"/>
      <w:bookmarkStart w:id="118" w:name="_Toc143764061"/>
      <w:bookmarkStart w:id="119" w:name="_Toc148950497"/>
      <w:bookmarkStart w:id="120" w:name="_Toc211667082"/>
      <w:bookmarkStart w:id="121" w:name="_Toc141881713"/>
      <w:bookmarkStart w:id="122" w:name="_Toc141881770"/>
      <w:bookmarkStart w:id="123" w:name="_Toc141882656"/>
      <w:bookmarkStart w:id="124" w:name="_Toc141882933"/>
      <w:r w:rsidRPr="004967F7">
        <w:t>Abkürzungsverzeichnis</w:t>
      </w:r>
      <w:bookmarkEnd w:id="117"/>
      <w:bookmarkEnd w:id="118"/>
      <w:bookmarkEnd w:id="119"/>
      <w:bookmarkEnd w:id="120"/>
    </w:p>
    <w:p w14:paraId="67102AAF" w14:textId="366A08F9" w:rsidR="00772A67" w:rsidRPr="004967F7" w:rsidRDefault="00772A67" w:rsidP="00772A67">
      <w:r w:rsidRPr="004967F7">
        <w:t xml:space="preserve">Die nachfolgende Tabelle listet die relevanten Abkürzungen im Kontext der </w:t>
      </w:r>
      <w:r w:rsidR="00D73F92" w:rsidRPr="004967F7">
        <w:t>IT-Security Vorgabe</w:t>
      </w:r>
      <w:r w:rsidRPr="004967F7">
        <w:t>n in diesem Dokument.</w:t>
      </w:r>
    </w:p>
    <w:tbl>
      <w:tblPr>
        <w:tblStyle w:val="TableGrid"/>
        <w:tblW w:w="10201" w:type="dxa"/>
        <w:tblLook w:val="04A0" w:firstRow="1" w:lastRow="0" w:firstColumn="1" w:lastColumn="0" w:noHBand="0" w:noVBand="1"/>
      </w:tblPr>
      <w:tblGrid>
        <w:gridCol w:w="1555"/>
        <w:gridCol w:w="8646"/>
      </w:tblGrid>
      <w:tr w:rsidR="00772A67" w:rsidRPr="004967F7" w14:paraId="2CA2CA07" w14:textId="77777777" w:rsidTr="00C64F2D">
        <w:tc>
          <w:tcPr>
            <w:tcW w:w="1555" w:type="dxa"/>
            <w:shd w:val="clear" w:color="auto" w:fill="E4ECF3" w:themeFill="accent1" w:themeFillTint="33"/>
            <w:vAlign w:val="center"/>
          </w:tcPr>
          <w:p w14:paraId="72427C86" w14:textId="77777777" w:rsidR="00772A67" w:rsidRPr="004967F7" w:rsidRDefault="00772A67" w:rsidP="00C64F2D">
            <w:pPr>
              <w:spacing w:before="60" w:after="60" w:line="276" w:lineRule="auto"/>
              <w:rPr>
                <w:rFonts w:asciiTheme="majorHAnsi" w:hAnsiTheme="majorHAnsi" w:cstheme="majorHAnsi"/>
                <w:b/>
                <w:sz w:val="20"/>
              </w:rPr>
            </w:pPr>
            <w:r w:rsidRPr="004967F7">
              <w:rPr>
                <w:rFonts w:asciiTheme="majorHAnsi" w:hAnsiTheme="majorHAnsi" w:cstheme="majorHAnsi"/>
                <w:b/>
                <w:sz w:val="20"/>
              </w:rPr>
              <w:t>Abkürzung</w:t>
            </w:r>
          </w:p>
        </w:tc>
        <w:tc>
          <w:tcPr>
            <w:tcW w:w="8646" w:type="dxa"/>
            <w:shd w:val="clear" w:color="auto" w:fill="E4ECF3" w:themeFill="accent1" w:themeFillTint="33"/>
            <w:vAlign w:val="center"/>
          </w:tcPr>
          <w:p w14:paraId="7BB011AB" w14:textId="77777777" w:rsidR="00772A67" w:rsidRPr="004967F7" w:rsidRDefault="00772A67" w:rsidP="00C64F2D">
            <w:pPr>
              <w:spacing w:before="60" w:after="60" w:line="276" w:lineRule="auto"/>
              <w:rPr>
                <w:rFonts w:asciiTheme="majorHAnsi" w:hAnsiTheme="majorHAnsi" w:cstheme="majorHAnsi"/>
                <w:b/>
                <w:sz w:val="20"/>
              </w:rPr>
            </w:pPr>
            <w:r w:rsidRPr="004967F7">
              <w:rPr>
                <w:rFonts w:asciiTheme="majorHAnsi" w:hAnsiTheme="majorHAnsi" w:cstheme="majorHAnsi"/>
                <w:b/>
                <w:sz w:val="20"/>
              </w:rPr>
              <w:t>Bedeutung</w:t>
            </w:r>
          </w:p>
        </w:tc>
      </w:tr>
      <w:tr w:rsidR="00772A67" w:rsidRPr="004967F7" w14:paraId="6255B757" w14:textId="77777777" w:rsidTr="00C64F2D">
        <w:tc>
          <w:tcPr>
            <w:tcW w:w="1555" w:type="dxa"/>
            <w:vAlign w:val="center"/>
          </w:tcPr>
          <w:p w14:paraId="7C2D4096" w14:textId="77777777" w:rsidR="00772A67" w:rsidRPr="004967F7" w:rsidRDefault="00772A67" w:rsidP="00C64F2D">
            <w:pPr>
              <w:spacing w:before="60" w:after="60"/>
              <w:rPr>
                <w:rFonts w:asciiTheme="majorHAnsi" w:hAnsiTheme="majorHAnsi" w:cstheme="majorHAnsi"/>
                <w:sz w:val="18"/>
              </w:rPr>
            </w:pPr>
            <w:r w:rsidRPr="004967F7">
              <w:rPr>
                <w:rFonts w:asciiTheme="majorHAnsi" w:hAnsiTheme="majorHAnsi" w:cstheme="majorHAnsi"/>
                <w:sz w:val="18"/>
              </w:rPr>
              <w:t>AN_ID</w:t>
            </w:r>
          </w:p>
        </w:tc>
        <w:tc>
          <w:tcPr>
            <w:tcW w:w="8646" w:type="dxa"/>
            <w:vAlign w:val="center"/>
          </w:tcPr>
          <w:p w14:paraId="6F13B6B9" w14:textId="77777777" w:rsidR="00772A67" w:rsidRPr="004967F7" w:rsidRDefault="00772A67" w:rsidP="00C64F2D">
            <w:pPr>
              <w:spacing w:before="60" w:after="60"/>
              <w:rPr>
                <w:rFonts w:asciiTheme="majorHAnsi" w:hAnsiTheme="majorHAnsi" w:cstheme="majorHAnsi"/>
                <w:sz w:val="18"/>
              </w:rPr>
            </w:pPr>
            <w:r w:rsidRPr="004967F7">
              <w:rPr>
                <w:rFonts w:asciiTheme="majorHAnsi" w:hAnsiTheme="majorHAnsi" w:cstheme="majorHAnsi"/>
                <w:sz w:val="18"/>
              </w:rPr>
              <w:t>Anforderungs-ID (eindeutige Referenznummer auf die andernorts dokumentierte Anforderung)</w:t>
            </w:r>
          </w:p>
        </w:tc>
      </w:tr>
      <w:tr w:rsidR="00772A67" w:rsidRPr="004967F7" w14:paraId="345FCBC2" w14:textId="77777777" w:rsidTr="00C64F2D">
        <w:tc>
          <w:tcPr>
            <w:tcW w:w="1555" w:type="dxa"/>
            <w:vAlign w:val="center"/>
          </w:tcPr>
          <w:p w14:paraId="0D67603F" w14:textId="77777777" w:rsidR="00772A67" w:rsidRPr="004967F7" w:rsidRDefault="00772A67" w:rsidP="00C64F2D">
            <w:pPr>
              <w:spacing w:before="60" w:after="60"/>
              <w:rPr>
                <w:rFonts w:asciiTheme="majorHAnsi" w:hAnsiTheme="majorHAnsi" w:cstheme="majorHAnsi"/>
                <w:sz w:val="18"/>
              </w:rPr>
            </w:pPr>
            <w:r w:rsidRPr="004967F7">
              <w:rPr>
                <w:rFonts w:asciiTheme="majorHAnsi" w:hAnsiTheme="majorHAnsi" w:cstheme="majorHAnsi"/>
                <w:sz w:val="18"/>
              </w:rPr>
              <w:t>AV_ID</w:t>
            </w:r>
          </w:p>
        </w:tc>
        <w:tc>
          <w:tcPr>
            <w:tcW w:w="8646" w:type="dxa"/>
            <w:vAlign w:val="center"/>
          </w:tcPr>
          <w:p w14:paraId="51E409FB" w14:textId="6409C992" w:rsidR="00772A67" w:rsidRPr="004967F7" w:rsidRDefault="00772A67" w:rsidP="00C64F2D">
            <w:pPr>
              <w:spacing w:before="60" w:after="60"/>
              <w:rPr>
                <w:rFonts w:asciiTheme="majorHAnsi" w:hAnsiTheme="majorHAnsi" w:cstheme="majorHAnsi"/>
                <w:sz w:val="18"/>
              </w:rPr>
            </w:pPr>
            <w:r w:rsidRPr="004967F7">
              <w:rPr>
                <w:rFonts w:asciiTheme="majorHAnsi" w:hAnsiTheme="majorHAnsi" w:cstheme="majorHAnsi"/>
                <w:sz w:val="18"/>
              </w:rPr>
              <w:t xml:space="preserve">Architekturvorgabe-ID (eindeutige Referenznummer auf die beschriebene </w:t>
            </w:r>
            <w:r w:rsidR="00D73F92" w:rsidRPr="004967F7">
              <w:rPr>
                <w:rFonts w:asciiTheme="majorHAnsi" w:hAnsiTheme="majorHAnsi" w:cstheme="majorHAnsi"/>
                <w:sz w:val="18"/>
              </w:rPr>
              <w:t>IT-Security Vorgabe</w:t>
            </w:r>
            <w:r w:rsidRPr="004967F7">
              <w:rPr>
                <w:rFonts w:asciiTheme="majorHAnsi" w:hAnsiTheme="majorHAnsi" w:cstheme="majorHAnsi"/>
                <w:sz w:val="18"/>
              </w:rPr>
              <w:t>)</w:t>
            </w:r>
          </w:p>
        </w:tc>
      </w:tr>
      <w:tr w:rsidR="00F56BC9" w:rsidRPr="004967F7" w14:paraId="4B336ECF" w14:textId="77777777" w:rsidTr="00C64F2D">
        <w:tc>
          <w:tcPr>
            <w:tcW w:w="1555" w:type="dxa"/>
            <w:vAlign w:val="center"/>
          </w:tcPr>
          <w:p w14:paraId="6D4992DA" w14:textId="1519B681" w:rsidR="00F56BC9" w:rsidRPr="004967F7" w:rsidRDefault="00F56BC9" w:rsidP="00C64F2D">
            <w:pPr>
              <w:spacing w:before="60" w:after="60"/>
              <w:rPr>
                <w:rFonts w:asciiTheme="majorHAnsi" w:hAnsiTheme="majorHAnsi" w:cstheme="majorHAnsi"/>
                <w:sz w:val="18"/>
              </w:rPr>
            </w:pPr>
            <w:r w:rsidRPr="004967F7">
              <w:rPr>
                <w:rFonts w:asciiTheme="majorHAnsi" w:hAnsiTheme="majorHAnsi" w:cstheme="majorHAnsi"/>
                <w:sz w:val="18"/>
              </w:rPr>
              <w:t>AV</w:t>
            </w:r>
          </w:p>
        </w:tc>
        <w:tc>
          <w:tcPr>
            <w:tcW w:w="8646" w:type="dxa"/>
            <w:vAlign w:val="center"/>
          </w:tcPr>
          <w:p w14:paraId="3A9397CD" w14:textId="41A0BC40" w:rsidR="00F56BC9" w:rsidRPr="004967F7" w:rsidRDefault="00F56BC9" w:rsidP="00C64F2D">
            <w:pPr>
              <w:spacing w:before="60" w:after="60"/>
              <w:rPr>
                <w:rFonts w:asciiTheme="majorHAnsi" w:hAnsiTheme="majorHAnsi" w:cstheme="majorHAnsi"/>
                <w:sz w:val="18"/>
              </w:rPr>
            </w:pPr>
            <w:r w:rsidRPr="004967F7">
              <w:rPr>
                <w:rFonts w:asciiTheme="majorHAnsi" w:hAnsiTheme="majorHAnsi" w:cstheme="majorHAnsi"/>
                <w:sz w:val="18"/>
              </w:rPr>
              <w:t>Der/Die Applikationsverantwortliche</w:t>
            </w:r>
          </w:p>
        </w:tc>
      </w:tr>
      <w:tr w:rsidR="004B4269" w:rsidRPr="004967F7" w14:paraId="65B99A86" w14:textId="77777777" w:rsidTr="008237CA">
        <w:tc>
          <w:tcPr>
            <w:tcW w:w="1555" w:type="dxa"/>
            <w:vAlign w:val="center"/>
          </w:tcPr>
          <w:p w14:paraId="5109435E" w14:textId="77777777" w:rsidR="004B4269" w:rsidRPr="004967F7" w:rsidRDefault="004B4269" w:rsidP="008237CA">
            <w:pPr>
              <w:spacing w:before="60" w:after="60"/>
              <w:rPr>
                <w:rFonts w:asciiTheme="majorHAnsi" w:hAnsiTheme="majorHAnsi" w:cstheme="majorHAnsi"/>
                <w:sz w:val="18"/>
              </w:rPr>
            </w:pPr>
            <w:r w:rsidRPr="004967F7">
              <w:rPr>
                <w:rFonts w:asciiTheme="majorHAnsi" w:hAnsiTheme="majorHAnsi" w:cstheme="majorHAnsi"/>
                <w:sz w:val="18"/>
              </w:rPr>
              <w:t>DLP</w:t>
            </w:r>
          </w:p>
        </w:tc>
        <w:tc>
          <w:tcPr>
            <w:tcW w:w="8646" w:type="dxa"/>
            <w:vAlign w:val="center"/>
          </w:tcPr>
          <w:p w14:paraId="6B6A3D2B" w14:textId="77777777" w:rsidR="004B4269" w:rsidRPr="004967F7" w:rsidRDefault="004B4269" w:rsidP="008237CA">
            <w:pPr>
              <w:spacing w:before="60" w:after="60"/>
              <w:rPr>
                <w:rFonts w:asciiTheme="majorHAnsi" w:hAnsiTheme="majorHAnsi" w:cstheme="majorHAnsi"/>
                <w:sz w:val="18"/>
              </w:rPr>
            </w:pPr>
            <w:r w:rsidRPr="004967F7">
              <w:rPr>
                <w:rFonts w:asciiTheme="majorHAnsi" w:hAnsiTheme="majorHAnsi" w:cstheme="majorHAnsi"/>
                <w:sz w:val="18"/>
              </w:rPr>
              <w:t xml:space="preserve">Data Loss </w:t>
            </w:r>
            <w:proofErr w:type="spellStart"/>
            <w:r w:rsidRPr="004967F7">
              <w:rPr>
                <w:rFonts w:asciiTheme="majorHAnsi" w:hAnsiTheme="majorHAnsi" w:cstheme="majorHAnsi"/>
                <w:sz w:val="18"/>
              </w:rPr>
              <w:t>Prevention</w:t>
            </w:r>
            <w:proofErr w:type="spellEnd"/>
            <w:r w:rsidRPr="004967F7">
              <w:rPr>
                <w:rFonts w:asciiTheme="majorHAnsi" w:hAnsiTheme="majorHAnsi" w:cstheme="majorHAnsi"/>
                <w:sz w:val="18"/>
              </w:rPr>
              <w:t xml:space="preserve"> (DLP) - Vermeidung von Datenverlust bei der Weitergabe (intern sowie extern) </w:t>
            </w:r>
          </w:p>
        </w:tc>
      </w:tr>
      <w:tr w:rsidR="004B4269" w:rsidRPr="004967F7" w14:paraId="34C042CD" w14:textId="77777777" w:rsidTr="008237CA">
        <w:tc>
          <w:tcPr>
            <w:tcW w:w="1555" w:type="dxa"/>
            <w:vAlign w:val="center"/>
          </w:tcPr>
          <w:p w14:paraId="1C69E2EB" w14:textId="1E81E771" w:rsidR="004B4269" w:rsidRPr="004967F7" w:rsidRDefault="00AD206A" w:rsidP="008237CA">
            <w:pPr>
              <w:spacing w:before="60" w:after="60"/>
              <w:rPr>
                <w:rFonts w:asciiTheme="majorHAnsi" w:hAnsiTheme="majorHAnsi" w:cstheme="majorHAnsi"/>
                <w:sz w:val="18"/>
              </w:rPr>
            </w:pPr>
            <w:commentRangeStart w:id="125"/>
            <w:r>
              <w:rPr>
                <w:rFonts w:asciiTheme="majorHAnsi" w:hAnsiTheme="majorHAnsi" w:cstheme="majorHAnsi"/>
                <w:sz w:val="18"/>
              </w:rPr>
              <w:t>TOM</w:t>
            </w:r>
            <w:commentRangeEnd w:id="125"/>
            <w:r>
              <w:rPr>
                <w:rStyle w:val="CommentReference"/>
              </w:rPr>
              <w:commentReference w:id="125"/>
            </w:r>
          </w:p>
        </w:tc>
        <w:tc>
          <w:tcPr>
            <w:tcW w:w="8646" w:type="dxa"/>
            <w:vAlign w:val="center"/>
          </w:tcPr>
          <w:p w14:paraId="25331BDA" w14:textId="6332307E" w:rsidR="004B4269" w:rsidRPr="004967F7" w:rsidRDefault="004B4269" w:rsidP="008237CA">
            <w:pPr>
              <w:spacing w:before="60" w:after="60"/>
              <w:rPr>
                <w:rFonts w:asciiTheme="majorHAnsi" w:hAnsiTheme="majorHAnsi" w:cstheme="majorHAnsi"/>
                <w:sz w:val="18"/>
              </w:rPr>
            </w:pPr>
            <w:r w:rsidRPr="004967F7">
              <w:rPr>
                <w:rFonts w:asciiTheme="majorHAnsi" w:hAnsiTheme="majorHAnsi" w:cstheme="majorHAnsi"/>
                <w:sz w:val="18"/>
              </w:rPr>
              <w:t xml:space="preserve">Die technischen und </w:t>
            </w:r>
            <w:del w:id="126" w:author="Ludwig Thomas" w:date="2025-10-28T13:32:00Z" w16du:dateUtc="2025-10-28T12:32:00Z">
              <w:r w:rsidRPr="004967F7" w:rsidDel="00F02AB5">
                <w:rPr>
                  <w:rFonts w:asciiTheme="majorHAnsi" w:hAnsiTheme="majorHAnsi" w:cstheme="majorHAnsi"/>
                  <w:sz w:val="18"/>
                </w:rPr>
                <w:delText>O</w:delText>
              </w:r>
            </w:del>
            <w:ins w:id="127" w:author="Ludwig Thomas" w:date="2025-10-28T13:32:00Z" w16du:dateUtc="2025-10-28T12:32:00Z">
              <w:r w:rsidR="00F02AB5">
                <w:rPr>
                  <w:rFonts w:asciiTheme="majorHAnsi" w:hAnsiTheme="majorHAnsi" w:cstheme="majorHAnsi"/>
                  <w:sz w:val="18"/>
                </w:rPr>
                <w:t>o</w:t>
              </w:r>
            </w:ins>
            <w:r w:rsidRPr="004967F7">
              <w:rPr>
                <w:rFonts w:asciiTheme="majorHAnsi" w:hAnsiTheme="majorHAnsi" w:cstheme="majorHAnsi"/>
                <w:sz w:val="18"/>
              </w:rPr>
              <w:t>rganisatorischen Massnahmen</w:t>
            </w:r>
          </w:p>
        </w:tc>
      </w:tr>
      <w:tr w:rsidR="004B4269" w:rsidRPr="004B4269" w14:paraId="362E3EB3" w14:textId="77777777" w:rsidTr="00C64F2D">
        <w:tc>
          <w:tcPr>
            <w:tcW w:w="1555" w:type="dxa"/>
            <w:vAlign w:val="center"/>
          </w:tcPr>
          <w:p w14:paraId="3C41A543" w14:textId="3BAD031D" w:rsidR="004B4269" w:rsidRPr="004967F7" w:rsidRDefault="004B4269" w:rsidP="00C64F2D">
            <w:pPr>
              <w:spacing w:before="60" w:after="60"/>
              <w:rPr>
                <w:rFonts w:asciiTheme="majorHAnsi" w:hAnsiTheme="majorHAnsi" w:cstheme="majorHAnsi"/>
                <w:sz w:val="18"/>
              </w:rPr>
            </w:pPr>
            <w:r>
              <w:rPr>
                <w:rFonts w:asciiTheme="majorHAnsi" w:hAnsiTheme="majorHAnsi" w:cstheme="majorHAnsi"/>
                <w:sz w:val="18"/>
              </w:rPr>
              <w:t>KSM</w:t>
            </w:r>
          </w:p>
        </w:tc>
        <w:tc>
          <w:tcPr>
            <w:tcW w:w="8646" w:type="dxa"/>
            <w:vAlign w:val="center"/>
          </w:tcPr>
          <w:p w14:paraId="3D6DBE67" w14:textId="613E4E4D" w:rsidR="004B4269" w:rsidRPr="004B4269" w:rsidRDefault="004B4269" w:rsidP="00C64F2D">
            <w:pPr>
              <w:spacing w:before="60" w:after="60"/>
              <w:rPr>
                <w:rFonts w:asciiTheme="majorHAnsi" w:hAnsiTheme="majorHAnsi" w:cstheme="majorHAnsi"/>
                <w:sz w:val="18"/>
                <w:lang w:val="en-US"/>
              </w:rPr>
            </w:pPr>
            <w:r w:rsidRPr="004B4269">
              <w:rPr>
                <w:rFonts w:asciiTheme="majorHAnsi" w:hAnsiTheme="majorHAnsi" w:cstheme="majorHAnsi"/>
                <w:sz w:val="18"/>
                <w:lang w:val="en-US"/>
              </w:rPr>
              <w:t>Key Management System</w:t>
            </w:r>
          </w:p>
        </w:tc>
      </w:tr>
      <w:tr w:rsidR="004B4269" w:rsidRPr="004967F7" w14:paraId="7F9E3040" w14:textId="77777777" w:rsidTr="00C64F2D">
        <w:tc>
          <w:tcPr>
            <w:tcW w:w="1555" w:type="dxa"/>
            <w:vAlign w:val="center"/>
          </w:tcPr>
          <w:p w14:paraId="6C1A8820" w14:textId="082AB952" w:rsidR="004B4269" w:rsidRDefault="004B4269" w:rsidP="00C64F2D">
            <w:pPr>
              <w:spacing w:before="60" w:after="60"/>
              <w:rPr>
                <w:rFonts w:asciiTheme="majorHAnsi" w:hAnsiTheme="majorHAnsi" w:cstheme="majorHAnsi"/>
                <w:sz w:val="18"/>
              </w:rPr>
            </w:pPr>
            <w:r>
              <w:rPr>
                <w:rFonts w:asciiTheme="majorHAnsi" w:hAnsiTheme="majorHAnsi" w:cstheme="majorHAnsi"/>
                <w:sz w:val="18"/>
              </w:rPr>
              <w:t>HSM</w:t>
            </w:r>
          </w:p>
        </w:tc>
        <w:tc>
          <w:tcPr>
            <w:tcW w:w="8646" w:type="dxa"/>
            <w:vAlign w:val="center"/>
          </w:tcPr>
          <w:p w14:paraId="50E51688" w14:textId="2E4EBB03" w:rsidR="004B4269" w:rsidRPr="004967F7" w:rsidRDefault="004B4269" w:rsidP="00C64F2D">
            <w:pPr>
              <w:spacing w:before="60" w:after="60"/>
              <w:rPr>
                <w:rFonts w:asciiTheme="majorHAnsi" w:hAnsiTheme="majorHAnsi" w:cstheme="majorHAnsi"/>
                <w:sz w:val="18"/>
              </w:rPr>
            </w:pPr>
            <w:r w:rsidRPr="004B4269">
              <w:rPr>
                <w:rFonts w:asciiTheme="majorHAnsi" w:hAnsiTheme="majorHAnsi" w:cstheme="majorHAnsi"/>
                <w:sz w:val="18"/>
                <w:lang w:val="en-US"/>
              </w:rPr>
              <w:t>Hardware Security Module</w:t>
            </w:r>
          </w:p>
        </w:tc>
      </w:tr>
    </w:tbl>
    <w:p w14:paraId="3F520C11" w14:textId="5B2584C7" w:rsidR="00772A67" w:rsidRPr="004967F7" w:rsidRDefault="00772A67" w:rsidP="00772A67">
      <w:pPr>
        <w:pStyle w:val="Heading2"/>
      </w:pPr>
      <w:bookmarkStart w:id="128" w:name="_Toc142579933"/>
      <w:bookmarkStart w:id="129" w:name="_Toc143764062"/>
      <w:bookmarkStart w:id="130" w:name="_Toc148950498"/>
      <w:bookmarkStart w:id="131" w:name="_Toc211667083"/>
      <w:r w:rsidRPr="004967F7">
        <w:t xml:space="preserve">Strukturierung der </w:t>
      </w:r>
      <w:r w:rsidR="00D73F92" w:rsidRPr="004967F7">
        <w:t>IT-Security Vorgabe</w:t>
      </w:r>
      <w:r w:rsidRPr="004967F7">
        <w:t>n</w:t>
      </w:r>
      <w:bookmarkEnd w:id="121"/>
      <w:bookmarkEnd w:id="122"/>
      <w:bookmarkEnd w:id="123"/>
      <w:bookmarkEnd w:id="124"/>
      <w:bookmarkEnd w:id="128"/>
      <w:bookmarkEnd w:id="129"/>
      <w:bookmarkEnd w:id="130"/>
      <w:bookmarkEnd w:id="131"/>
    </w:p>
    <w:p w14:paraId="49A5B248" w14:textId="545C1FE1" w:rsidR="00772A67" w:rsidRPr="004967F7" w:rsidRDefault="00772A67" w:rsidP="0096585D">
      <w:bookmarkStart w:id="132" w:name="_Hlk148281022"/>
      <w:r w:rsidRPr="004967F7">
        <w:t xml:space="preserve">Die </w:t>
      </w:r>
      <w:r w:rsidR="00D73F92" w:rsidRPr="004967F7">
        <w:t>IT-Security Vorgabe</w:t>
      </w:r>
      <w:r w:rsidRPr="004967F7">
        <w:t xml:space="preserve">n sind nach den benötigten Security </w:t>
      </w:r>
      <w:proofErr w:type="spellStart"/>
      <w:r w:rsidRPr="004967F7">
        <w:t>Capabilities</w:t>
      </w:r>
      <w:proofErr w:type="spellEnd"/>
      <w:r w:rsidRPr="004967F7">
        <w:t xml:space="preserve"> </w:t>
      </w:r>
      <w:r w:rsidR="00D74254" w:rsidRPr="004967F7">
        <w:t xml:space="preserve">und deren übergeordneten IT-Security Domänen </w:t>
      </w:r>
      <w:r w:rsidRPr="004967F7">
        <w:t xml:space="preserve">im Kontext dieses Dokuments strukturiert. </w:t>
      </w:r>
      <w:r w:rsidR="00D74254" w:rsidRPr="004967F7">
        <w:t xml:space="preserve">Dabei werden in Kapitel </w:t>
      </w:r>
      <w:r w:rsidR="00D74254" w:rsidRPr="004967F7">
        <w:fldChar w:fldCharType="begin"/>
      </w:r>
      <w:r w:rsidR="00D74254" w:rsidRPr="004967F7">
        <w:instrText xml:space="preserve"> REF _Ref148010078 \r \h </w:instrText>
      </w:r>
      <w:r w:rsidR="00D74254" w:rsidRPr="004967F7">
        <w:fldChar w:fldCharType="separate"/>
      </w:r>
      <w:r w:rsidR="00FB7ECA" w:rsidRPr="004967F7">
        <w:t>4.3</w:t>
      </w:r>
      <w:r w:rsidR="00D74254" w:rsidRPr="004967F7">
        <w:fldChar w:fldCharType="end"/>
      </w:r>
      <w:r w:rsidR="00164233" w:rsidRPr="004967F7">
        <w:t xml:space="preserve"> </w:t>
      </w:r>
      <w:r w:rsidR="00D74254" w:rsidRPr="004967F7">
        <w:t xml:space="preserve">zuerst die </w:t>
      </w:r>
      <w:r w:rsidR="00A176FE" w:rsidRPr="004967F7">
        <w:t>allgemeinen IT-Security Vorgaben</w:t>
      </w:r>
      <w:r w:rsidR="00D74254" w:rsidRPr="004967F7">
        <w:t xml:space="preserve"> und ab Kapitel </w:t>
      </w:r>
      <w:r w:rsidR="004423AC" w:rsidRPr="004967F7">
        <w:fldChar w:fldCharType="begin"/>
      </w:r>
      <w:r w:rsidR="004423AC" w:rsidRPr="004967F7">
        <w:instrText xml:space="preserve"> REF _Ref203044784 \r \h </w:instrText>
      </w:r>
      <w:r w:rsidR="004423AC" w:rsidRPr="004967F7">
        <w:fldChar w:fldCharType="separate"/>
      </w:r>
      <w:r w:rsidR="00FB7ECA" w:rsidRPr="004967F7">
        <w:t>4.4</w:t>
      </w:r>
      <w:r w:rsidR="004423AC" w:rsidRPr="004967F7">
        <w:fldChar w:fldCharType="end"/>
      </w:r>
      <w:r w:rsidR="00164233" w:rsidRPr="004967F7">
        <w:t xml:space="preserve"> </w:t>
      </w:r>
      <w:r w:rsidR="00D74254" w:rsidRPr="004967F7">
        <w:t>die spezifischen Vorgaben beschrieben, beginnend mit der IT-Security Domäne «</w:t>
      </w:r>
      <w:r w:rsidR="00D74254" w:rsidRPr="004967F7">
        <w:rPr>
          <w:rFonts w:asciiTheme="majorHAnsi" w:eastAsiaTheme="majorEastAsia" w:hAnsiTheme="majorHAnsi" w:cstheme="majorBidi"/>
          <w:b/>
          <w:bCs/>
          <w:sz w:val="22"/>
        </w:rPr>
        <w:fldChar w:fldCharType="begin"/>
      </w:r>
      <w:r w:rsidR="00D74254" w:rsidRPr="004967F7">
        <w:instrText xml:space="preserve"> REF _Ref148010120 \h </w:instrText>
      </w:r>
      <w:r w:rsidR="0096585D" w:rsidRPr="004967F7">
        <w:instrText xml:space="preserve"> \* MERGEFORMAT </w:instrText>
      </w:r>
      <w:r w:rsidR="00D74254" w:rsidRPr="004967F7">
        <w:rPr>
          <w:rFonts w:asciiTheme="majorHAnsi" w:eastAsiaTheme="majorEastAsia" w:hAnsiTheme="majorHAnsi" w:cstheme="majorBidi"/>
          <w:b/>
          <w:bCs/>
          <w:sz w:val="22"/>
        </w:rPr>
      </w:r>
      <w:r w:rsidR="00D74254" w:rsidRPr="004967F7">
        <w:rPr>
          <w:rFonts w:asciiTheme="majorHAnsi" w:eastAsiaTheme="majorEastAsia" w:hAnsiTheme="majorHAnsi" w:cstheme="majorBidi"/>
          <w:b/>
          <w:bCs/>
          <w:sz w:val="22"/>
        </w:rPr>
        <w:fldChar w:fldCharType="separate"/>
      </w:r>
      <w:r w:rsidR="00FB7ECA" w:rsidRPr="004967F7">
        <w:t>Datensicherheitsv</w:t>
      </w:r>
      <w:r w:rsidR="00FB7ECA" w:rsidRPr="004967F7">
        <w:rPr>
          <w:color w:val="auto"/>
        </w:rPr>
        <w:t>orgabe</w:t>
      </w:r>
      <w:r w:rsidR="00FB7ECA" w:rsidRPr="004967F7">
        <w:t>n</w:t>
      </w:r>
      <w:r w:rsidR="00D74254" w:rsidRPr="004967F7">
        <w:fldChar w:fldCharType="end"/>
      </w:r>
      <w:r w:rsidR="00D74254" w:rsidRPr="004967F7">
        <w:t>».</w:t>
      </w:r>
    </w:p>
    <w:bookmarkEnd w:id="132"/>
    <w:p w14:paraId="74B54048" w14:textId="582DBC02" w:rsidR="00772A67" w:rsidRPr="004967F7" w:rsidRDefault="00772A67" w:rsidP="00772A67">
      <w:r w:rsidRPr="004967F7">
        <w:t xml:space="preserve">Die Übersicht der besagten </w:t>
      </w:r>
      <w:proofErr w:type="spellStart"/>
      <w:r w:rsidR="00D74254" w:rsidRPr="004967F7">
        <w:t>Capabilities</w:t>
      </w:r>
      <w:proofErr w:type="spellEnd"/>
      <w:r w:rsidR="00D74254" w:rsidRPr="004967F7">
        <w:t xml:space="preserve"> </w:t>
      </w:r>
      <w:r w:rsidRPr="004967F7">
        <w:t>sowie die Liste der internationalen Standards und Best Practices, welche zur Herleitung und Sicherung der Vollständigkeit dieser Fertigkeiten angewendet worden sind, ist i</w:t>
      </w:r>
      <w:r w:rsidR="00105C19" w:rsidRPr="004967F7">
        <w:t>n</w:t>
      </w:r>
      <w:r w:rsidRPr="004967F7">
        <w:t xml:space="preserve"> </w:t>
      </w:r>
      <w:r w:rsidR="00105C19" w:rsidRPr="004967F7">
        <w:fldChar w:fldCharType="begin"/>
      </w:r>
      <w:r w:rsidR="00105C19" w:rsidRPr="004967F7">
        <w:instrText xml:space="preserve"> REF _Ref143869612 \r \h </w:instrText>
      </w:r>
      <w:r w:rsidR="00105C19" w:rsidRPr="004967F7">
        <w:fldChar w:fldCharType="separate"/>
      </w:r>
      <w:r w:rsidR="00FB7ECA" w:rsidRPr="004967F7">
        <w:t>Anhang B</w:t>
      </w:r>
      <w:r w:rsidR="00105C19" w:rsidRPr="004967F7">
        <w:fldChar w:fldCharType="end"/>
      </w:r>
      <w:r w:rsidR="00105C19" w:rsidRPr="004967F7">
        <w:t xml:space="preserve"> </w:t>
      </w:r>
      <w:r w:rsidR="00105C19" w:rsidRPr="004967F7">
        <w:fldChar w:fldCharType="begin"/>
      </w:r>
      <w:r w:rsidR="00105C19" w:rsidRPr="004967F7">
        <w:instrText xml:space="preserve"> REF _Ref143869710 \h </w:instrText>
      </w:r>
      <w:r w:rsidR="00105C19" w:rsidRPr="004967F7">
        <w:fldChar w:fldCharType="separate"/>
      </w:r>
      <w:proofErr w:type="spellStart"/>
      <w:r w:rsidR="00FB7ECA" w:rsidRPr="004967F7">
        <w:t>Capability</w:t>
      </w:r>
      <w:proofErr w:type="spellEnd"/>
      <w:r w:rsidR="00FB7ECA" w:rsidRPr="004967F7">
        <w:t xml:space="preserve"> </w:t>
      </w:r>
      <w:proofErr w:type="spellStart"/>
      <w:r w:rsidR="00FB7ECA" w:rsidRPr="004967F7">
        <w:t>Map</w:t>
      </w:r>
      <w:proofErr w:type="spellEnd"/>
      <w:r w:rsidR="00105C19" w:rsidRPr="004967F7">
        <w:fldChar w:fldCharType="end"/>
      </w:r>
      <w:r w:rsidR="00105C19" w:rsidRPr="004967F7">
        <w:t xml:space="preserve"> dieses Standards </w:t>
      </w:r>
      <w:r w:rsidRPr="004967F7">
        <w:t>zu finden.</w:t>
      </w:r>
    </w:p>
    <w:p w14:paraId="686FF8F9" w14:textId="62465A66" w:rsidR="00772A67" w:rsidRPr="004967F7" w:rsidRDefault="00772A67" w:rsidP="00772A67">
      <w:commentRangeStart w:id="133"/>
      <w:r w:rsidRPr="004967F7">
        <w:t xml:space="preserve">In der Folge werden die, in Kapitel </w:t>
      </w:r>
      <w:r w:rsidR="00A176FE" w:rsidRPr="004967F7">
        <w:fldChar w:fldCharType="begin"/>
      </w:r>
      <w:r w:rsidR="00A176FE" w:rsidRPr="004967F7">
        <w:instrText xml:space="preserve"> REF _Ref148281136 \r \h </w:instrText>
      </w:r>
      <w:r w:rsidR="00A176FE" w:rsidRPr="004967F7">
        <w:fldChar w:fldCharType="separate"/>
      </w:r>
      <w:r w:rsidR="00FB7ECA" w:rsidRPr="004967F7">
        <w:t>2.1</w:t>
      </w:r>
      <w:r w:rsidR="00A176FE" w:rsidRPr="004967F7">
        <w:fldChar w:fldCharType="end"/>
      </w:r>
      <w:r w:rsidR="00A176FE" w:rsidRPr="004967F7">
        <w:t xml:space="preserve"> </w:t>
      </w:r>
      <w:r w:rsidR="00A176FE" w:rsidRPr="004967F7">
        <w:fldChar w:fldCharType="begin"/>
      </w:r>
      <w:r w:rsidR="00A176FE" w:rsidRPr="004967F7">
        <w:instrText xml:space="preserve"> REF _Ref148281131 \h </w:instrText>
      </w:r>
      <w:r w:rsidR="00A176FE" w:rsidRPr="004967F7">
        <w:fldChar w:fldCharType="separate"/>
      </w:r>
      <w:r w:rsidR="00645E24" w:rsidRPr="004967F7">
        <w:t>Schutzbedarf</w:t>
      </w:r>
      <w:r w:rsidR="00A176FE" w:rsidRPr="004967F7">
        <w:fldChar w:fldCharType="end"/>
      </w:r>
      <w:r w:rsidRPr="004967F7">
        <w:t xml:space="preserve"> bereits eingeführten, </w:t>
      </w:r>
      <w:r w:rsidR="00645E24" w:rsidRPr="004967F7">
        <w:t>S</w:t>
      </w:r>
      <w:r w:rsidR="00645E24">
        <w:t>icherheit</w:t>
      </w:r>
      <w:r w:rsidR="00645E24" w:rsidRPr="004967F7">
        <w:t>sstufen</w:t>
      </w:r>
      <w:r w:rsidRPr="004967F7">
        <w:t xml:space="preserve">-Akronyme (z.B. «GS» / «HS») verwendet, um Anforderungen zu beschreiben die spezifisch für die jeweilige </w:t>
      </w:r>
      <w:r w:rsidR="00645E24" w:rsidRPr="004967F7">
        <w:t>S</w:t>
      </w:r>
      <w:r w:rsidR="00645E24">
        <w:t>icherheit</w:t>
      </w:r>
      <w:r w:rsidR="00645E24" w:rsidRPr="004967F7">
        <w:t xml:space="preserve">sstufe </w:t>
      </w:r>
      <w:r w:rsidRPr="004967F7">
        <w:t xml:space="preserve">gelten. </w:t>
      </w:r>
      <w:commentRangeEnd w:id="133"/>
      <w:r w:rsidR="004D1C38">
        <w:rPr>
          <w:rStyle w:val="CommentReference"/>
        </w:rPr>
        <w:commentReference w:id="133"/>
      </w:r>
      <w:r w:rsidRPr="004967F7">
        <w:t xml:space="preserve">Wenn einer Anforderung keines dieser Akronyme vorangeht, dann gilt diese allgemein für sämtliche </w:t>
      </w:r>
      <w:r w:rsidR="00645E24" w:rsidRPr="004967F7">
        <w:t>S</w:t>
      </w:r>
      <w:r w:rsidR="00645E24">
        <w:t>icherheit</w:t>
      </w:r>
      <w:r w:rsidR="00645E24" w:rsidRPr="004967F7">
        <w:t>sstufen</w:t>
      </w:r>
      <w:r w:rsidRPr="004967F7">
        <w:t>.</w:t>
      </w:r>
    </w:p>
    <w:p w14:paraId="674B37D3" w14:textId="08BD8BC5" w:rsidR="00225AF0" w:rsidRPr="004967F7" w:rsidRDefault="00772A67" w:rsidP="00772A67">
      <w:r w:rsidRPr="004967F7">
        <w:t>Ferner definiert die «Art» der Vorgabe, ob es sich um eine Muss- (M) oder Soll-Vorgabe (S) handelt</w:t>
      </w:r>
      <w:r w:rsidR="00BC69CD" w:rsidRPr="004967F7">
        <w:t>. Ein beigefügtes Datum bezeichnet den Zeitpunkt des Inkrafttretens einer neuen Anforderung</w:t>
      </w:r>
      <w:r w:rsidRPr="004967F7">
        <w:t>.</w:t>
      </w:r>
      <w:r w:rsidR="0031627D" w:rsidRPr="004967F7">
        <w:t xml:space="preserve"> Ohne Datum gilt die Vorgabe ab dem Zeitpunkt der Inkraftsetzung diese</w:t>
      </w:r>
      <w:r w:rsidR="000B5232" w:rsidRPr="004967F7">
        <w:t>s</w:t>
      </w:r>
      <w:r w:rsidR="0031627D" w:rsidRPr="004967F7">
        <w:t xml:space="preserve"> </w:t>
      </w:r>
      <w:r w:rsidR="000B5232" w:rsidRPr="004967F7">
        <w:t>Standards</w:t>
      </w:r>
      <w:r w:rsidR="0031627D" w:rsidRPr="004967F7">
        <w:t>.</w:t>
      </w:r>
    </w:p>
    <w:p w14:paraId="04431341" w14:textId="77777777" w:rsidR="000B5232" w:rsidRPr="004967F7" w:rsidRDefault="000B5232" w:rsidP="00772A67"/>
    <w:p w14:paraId="7ABAEC41" w14:textId="513060B4" w:rsidR="002821AE" w:rsidRPr="004967F7" w:rsidRDefault="002821AE" w:rsidP="002821AE">
      <w:pPr>
        <w:pStyle w:val="Quote"/>
      </w:pPr>
      <w:r w:rsidRPr="004967F7">
        <w:rPr>
          <w:b/>
          <w:bCs/>
        </w:rPr>
        <w:t>Hinweis:</w:t>
      </w:r>
      <w:r w:rsidRPr="004967F7">
        <w:t xml:space="preserve"> Der IT-Security Standard «Datensicherheit» richtet sich an den Applikations-verantwortlichen (AV) in seiner Rolle als Betreiber de</w:t>
      </w:r>
      <w:r w:rsidR="00FB7ECA" w:rsidRPr="004967F7">
        <w:t>r</w:t>
      </w:r>
      <w:r w:rsidRPr="004967F7">
        <w:t xml:space="preserve"> IT-Assets. Wo nicht anders vermerkt muss der Applikationsverantwortliche die Einhaltung der vorliegenden IT-Security Prinzipien und Vorgaben sicherstellen. </w:t>
      </w:r>
    </w:p>
    <w:p w14:paraId="700671A5" w14:textId="2A3AE77C" w:rsidR="002821AE" w:rsidRPr="004967F7" w:rsidRDefault="002821AE" w:rsidP="002821AE">
      <w:pPr>
        <w:pStyle w:val="Quote"/>
      </w:pPr>
      <w:r w:rsidRPr="004967F7">
        <w:t xml:space="preserve">Um den AV bei dieser Aufgabenstellung zu unterstützen sind in der Folge auch Vorgaben aus anderen IT-Security Standards referenziert, welche im «Datensicherheit»-Kontext relevant sind (z.B. </w:t>
      </w:r>
      <w:r w:rsidR="00FB7ECA" w:rsidRPr="004967F7">
        <w:t>Security</w:t>
      </w:r>
      <w:r w:rsidR="00F84A07" w:rsidRPr="004967F7">
        <w:t>-</w:t>
      </w:r>
      <w:r w:rsidR="00FB7ECA" w:rsidRPr="004967F7">
        <w:t>Operations</w:t>
      </w:r>
      <w:r w:rsidR="00F84A07" w:rsidRPr="004967F7">
        <w:t xml:space="preserve">-, oder Software </w:t>
      </w:r>
      <w:proofErr w:type="spellStart"/>
      <w:r w:rsidR="00F84A07" w:rsidRPr="004967F7">
        <w:t>as</w:t>
      </w:r>
      <w:proofErr w:type="spellEnd"/>
      <w:r w:rsidR="00F84A07" w:rsidRPr="004967F7">
        <w:t xml:space="preserve"> a Service (SaaS)-</w:t>
      </w:r>
      <w:r w:rsidRPr="004967F7">
        <w:t xml:space="preserve"> Vorgaben). Diese Referenzen behalten ihre AV_ID </w:t>
      </w:r>
      <w:r w:rsidRPr="004967F7">
        <w:lastRenderedPageBreak/>
        <w:t>und sind im Bemerkungsfeld mit der Information auf den Referenzierten Standard versehen. Zur besseren Erkennung sind diese auch farblich ‘grau’ hinterlegt.</w:t>
      </w:r>
    </w:p>
    <w:p w14:paraId="144DB6AD" w14:textId="77777777" w:rsidR="002821AE" w:rsidRPr="004967F7" w:rsidRDefault="002821AE" w:rsidP="00772A67"/>
    <w:p w14:paraId="5CB36BFF" w14:textId="6CAE7AE9" w:rsidR="001541A1" w:rsidRPr="004967F7" w:rsidRDefault="00BC5DB9" w:rsidP="001541A1">
      <w:pPr>
        <w:pStyle w:val="Heading2"/>
      </w:pPr>
      <w:bookmarkStart w:id="134" w:name="_Toc143764063"/>
      <w:bookmarkStart w:id="135" w:name="_Ref148010078"/>
      <w:bookmarkStart w:id="136" w:name="_Toc148950499"/>
      <w:bookmarkStart w:id="137" w:name="_Toc211667084"/>
      <w:r w:rsidRPr="004967F7">
        <w:t xml:space="preserve">Allgemeine </w:t>
      </w:r>
      <w:r w:rsidR="00D73F92" w:rsidRPr="004967F7">
        <w:t>IT-Security Vorgabe</w:t>
      </w:r>
      <w:r w:rsidR="00D82E92" w:rsidRPr="004967F7">
        <w:t>n</w:t>
      </w:r>
      <w:bookmarkEnd w:id="134"/>
      <w:bookmarkEnd w:id="135"/>
      <w:bookmarkEnd w:id="136"/>
      <w:bookmarkEnd w:id="137"/>
    </w:p>
    <w:p w14:paraId="6B40D0E5" w14:textId="41F63F7B" w:rsidR="0003429A" w:rsidRPr="004967F7" w:rsidRDefault="00BC2DA1" w:rsidP="004423AC">
      <w:pPr>
        <w:pStyle w:val="Heading3"/>
      </w:pPr>
      <w:bookmarkStart w:id="138" w:name="_Toc211667086"/>
      <w:bookmarkStart w:id="139" w:name="_Toc143764064"/>
      <w:bookmarkStart w:id="140" w:name="_Ref148010099"/>
      <w:bookmarkStart w:id="141" w:name="_Ref148010120"/>
      <w:bookmarkStart w:id="142" w:name="_Toc148950500"/>
      <w:r w:rsidRPr="004967F7">
        <w:t>Verträge</w:t>
      </w:r>
      <w:bookmarkEnd w:id="138"/>
    </w:p>
    <w:tbl>
      <w:tblPr>
        <w:tblStyle w:val="TableGrid"/>
        <w:tblW w:w="10204" w:type="dxa"/>
        <w:tblCellMar>
          <w:left w:w="28" w:type="dxa"/>
          <w:right w:w="28" w:type="dxa"/>
        </w:tblCellMar>
        <w:tblLook w:val="04A0" w:firstRow="1" w:lastRow="0" w:firstColumn="1" w:lastColumn="0" w:noHBand="0" w:noVBand="1"/>
      </w:tblPr>
      <w:tblGrid>
        <w:gridCol w:w="850"/>
        <w:gridCol w:w="850"/>
        <w:gridCol w:w="567"/>
        <w:gridCol w:w="4819"/>
        <w:gridCol w:w="3118"/>
      </w:tblGrid>
      <w:tr w:rsidR="00474376" w:rsidRPr="004967F7" w14:paraId="7A9F2B7F" w14:textId="77777777" w:rsidTr="00E132AF">
        <w:trPr>
          <w:cantSplit/>
          <w:tblHeader/>
        </w:trPr>
        <w:tc>
          <w:tcPr>
            <w:tcW w:w="850" w:type="dxa"/>
            <w:shd w:val="clear" w:color="auto" w:fill="E5E5E5" w:themeFill="text1" w:themeFillTint="1A"/>
          </w:tcPr>
          <w:p w14:paraId="7A1FE373" w14:textId="77777777" w:rsidR="00474376" w:rsidRPr="004967F7" w:rsidRDefault="00474376" w:rsidP="00E132AF">
            <w:pPr>
              <w:pStyle w:val="StandardBoxfett"/>
            </w:pPr>
            <w:r w:rsidRPr="004967F7">
              <w:t>AN_ID</w:t>
            </w:r>
          </w:p>
        </w:tc>
        <w:tc>
          <w:tcPr>
            <w:tcW w:w="850" w:type="dxa"/>
            <w:shd w:val="clear" w:color="auto" w:fill="E5E5E5" w:themeFill="text1" w:themeFillTint="1A"/>
          </w:tcPr>
          <w:p w14:paraId="34659E00" w14:textId="77777777" w:rsidR="00474376" w:rsidRPr="004967F7" w:rsidRDefault="00474376" w:rsidP="00E132AF">
            <w:pPr>
              <w:pStyle w:val="StandardBoxfett"/>
            </w:pPr>
            <w:r w:rsidRPr="004967F7">
              <w:t>AV_ID</w:t>
            </w:r>
          </w:p>
        </w:tc>
        <w:tc>
          <w:tcPr>
            <w:tcW w:w="567" w:type="dxa"/>
            <w:shd w:val="clear" w:color="auto" w:fill="E5E5E5" w:themeFill="text1" w:themeFillTint="1A"/>
          </w:tcPr>
          <w:p w14:paraId="396B3D24" w14:textId="77777777" w:rsidR="00474376" w:rsidRPr="004967F7" w:rsidRDefault="00474376" w:rsidP="00E132AF">
            <w:pPr>
              <w:pStyle w:val="StandardBoxfett"/>
            </w:pPr>
            <w:r w:rsidRPr="004967F7">
              <w:t>Art</w:t>
            </w:r>
          </w:p>
        </w:tc>
        <w:tc>
          <w:tcPr>
            <w:tcW w:w="4819" w:type="dxa"/>
            <w:shd w:val="clear" w:color="auto" w:fill="E5E5E5" w:themeFill="text1" w:themeFillTint="1A"/>
          </w:tcPr>
          <w:p w14:paraId="6215716E" w14:textId="77777777" w:rsidR="00474376" w:rsidRPr="004967F7" w:rsidRDefault="00474376" w:rsidP="00E132AF">
            <w:pPr>
              <w:pStyle w:val="StandardBoxfett"/>
            </w:pPr>
            <w:r w:rsidRPr="004967F7">
              <w:t>Vorgabe</w:t>
            </w:r>
          </w:p>
        </w:tc>
        <w:tc>
          <w:tcPr>
            <w:tcW w:w="3118" w:type="dxa"/>
            <w:shd w:val="clear" w:color="auto" w:fill="E5E5E5" w:themeFill="text1" w:themeFillTint="1A"/>
          </w:tcPr>
          <w:p w14:paraId="6BAD839E" w14:textId="77777777" w:rsidR="00474376" w:rsidRPr="004967F7" w:rsidRDefault="00474376" w:rsidP="00E132AF">
            <w:pPr>
              <w:pStyle w:val="StandardBoxfett"/>
            </w:pPr>
            <w:r w:rsidRPr="004967F7">
              <w:t>Bemerkung / Beispiele</w:t>
            </w:r>
          </w:p>
        </w:tc>
      </w:tr>
      <w:tr w:rsidR="00474376" w:rsidRPr="004967F7" w14:paraId="00E83A3A" w14:textId="77777777" w:rsidTr="00E132AF">
        <w:trPr>
          <w:cantSplit/>
          <w:trHeight w:val="1014"/>
        </w:trPr>
        <w:tc>
          <w:tcPr>
            <w:tcW w:w="850" w:type="dxa"/>
            <w:shd w:val="clear" w:color="auto" w:fill="F2F2F2" w:themeFill="background1" w:themeFillShade="F2"/>
          </w:tcPr>
          <w:p w14:paraId="4754A4F1" w14:textId="63748E3D" w:rsidR="00474376" w:rsidRPr="004967F7" w:rsidRDefault="00474376" w:rsidP="00E132AF">
            <w:pPr>
              <w:pStyle w:val="StandardBox"/>
            </w:pPr>
            <w:hyperlink r:id="rId15" w:history="1">
              <w:r w:rsidRPr="004967F7">
                <w:rPr>
                  <w:rStyle w:val="Hyperlink"/>
                </w:rPr>
                <w:t>ITSA-35</w:t>
              </w:r>
            </w:hyperlink>
          </w:p>
          <w:p w14:paraId="15488A7E" w14:textId="77777777" w:rsidR="00474376" w:rsidRPr="004967F7" w:rsidRDefault="00474376" w:rsidP="00E132AF">
            <w:pPr>
              <w:pStyle w:val="StandardBox"/>
              <w:rPr>
                <w:rStyle w:val="StandardBoxmicroRefChar"/>
              </w:rPr>
            </w:pPr>
            <w:r w:rsidRPr="004967F7">
              <w:rPr>
                <w:rStyle w:val="StandardBoxmicroRefChar"/>
              </w:rPr>
              <w:t>RA 1-1</w:t>
            </w:r>
          </w:p>
          <w:p w14:paraId="1AF5CE8E" w14:textId="4E2292A0" w:rsidR="00474376" w:rsidRPr="004967F7" w:rsidRDefault="00474376" w:rsidP="00E132AF">
            <w:pPr>
              <w:pStyle w:val="StandardBox"/>
            </w:pPr>
            <w:hyperlink r:id="rId16" w:history="1">
              <w:r w:rsidRPr="004967F7">
                <w:rPr>
                  <w:rStyle w:val="Hyperlink"/>
                </w:rPr>
                <w:t>ITSA-36</w:t>
              </w:r>
            </w:hyperlink>
          </w:p>
        </w:tc>
        <w:tc>
          <w:tcPr>
            <w:tcW w:w="850" w:type="dxa"/>
            <w:shd w:val="clear" w:color="auto" w:fill="F2F2F2" w:themeFill="background1" w:themeFillShade="F2"/>
          </w:tcPr>
          <w:p w14:paraId="6301DBB3" w14:textId="77777777" w:rsidR="00474376" w:rsidRPr="004967F7" w:rsidRDefault="00474376" w:rsidP="00E132AF">
            <w:pPr>
              <w:pStyle w:val="StandardBox"/>
            </w:pPr>
            <w:r w:rsidRPr="004967F7">
              <w:t>SAAS012</w:t>
            </w:r>
          </w:p>
        </w:tc>
        <w:tc>
          <w:tcPr>
            <w:tcW w:w="567" w:type="dxa"/>
            <w:shd w:val="clear" w:color="auto" w:fill="F2F2F2" w:themeFill="background1" w:themeFillShade="F2"/>
          </w:tcPr>
          <w:p w14:paraId="5956521E" w14:textId="77777777" w:rsidR="00474376" w:rsidRPr="004967F7" w:rsidRDefault="00474376" w:rsidP="00E132AF">
            <w:pPr>
              <w:pStyle w:val="StandardBox"/>
            </w:pPr>
            <w:r w:rsidRPr="004967F7">
              <w:t>M</w:t>
            </w:r>
          </w:p>
        </w:tc>
        <w:tc>
          <w:tcPr>
            <w:tcW w:w="4819" w:type="dxa"/>
            <w:shd w:val="clear" w:color="auto" w:fill="F2F2F2" w:themeFill="background1" w:themeFillShade="F2"/>
          </w:tcPr>
          <w:p w14:paraId="5F993EE9" w14:textId="7A201B80" w:rsidR="00474376" w:rsidRPr="004967F7" w:rsidRDefault="00474376" w:rsidP="00E132AF">
            <w:pPr>
              <w:pStyle w:val="StandardBoxfett"/>
            </w:pPr>
            <w:commentRangeStart w:id="143"/>
            <w:r w:rsidRPr="004967F7">
              <w:t xml:space="preserve">Vertragliche Regelung der </w:t>
            </w:r>
            <w:ins w:id="144" w:author="Gehring Alexander" w:date="2025-10-31T08:41:00Z" w16du:dateUtc="2025-10-31T07:41:00Z">
              <w:r w:rsidR="00AC14D4">
                <w:t xml:space="preserve">SaaS </w:t>
              </w:r>
            </w:ins>
            <w:r w:rsidRPr="004967F7">
              <w:t>IT-Security Vorgaben</w:t>
            </w:r>
            <w:commentRangeEnd w:id="143"/>
            <w:r w:rsidR="00E6286E">
              <w:rPr>
                <w:rStyle w:val="CommentReference"/>
                <w:b w:val="0"/>
              </w:rPr>
              <w:commentReference w:id="143"/>
            </w:r>
          </w:p>
          <w:p w14:paraId="150F4DB5" w14:textId="1CF6F639" w:rsidR="00474376" w:rsidRPr="004967F7" w:rsidRDefault="00474376" w:rsidP="00E132AF">
            <w:pPr>
              <w:pStyle w:val="StandardBox"/>
            </w:pPr>
            <w:r w:rsidRPr="004967F7">
              <w:t xml:space="preserve">IT-Security Vorgaben müssen in den Verträgen (als Vertragsbestandteil) mit den jeweiligen SaaS Dienstleistern, im </w:t>
            </w:r>
            <w:commentRangeStart w:id="145"/>
            <w:r w:rsidRPr="004967F7">
              <w:t xml:space="preserve">Detail reguliert werden. </w:t>
            </w:r>
            <w:commentRangeEnd w:id="145"/>
            <w:r w:rsidR="00433C37">
              <w:rPr>
                <w:rStyle w:val="CommentReference"/>
              </w:rPr>
              <w:commentReference w:id="145"/>
            </w:r>
          </w:p>
          <w:p w14:paraId="0724E329" w14:textId="77777777" w:rsidR="00474376" w:rsidRPr="004967F7" w:rsidRDefault="00474376" w:rsidP="00E132AF">
            <w:pPr>
              <w:pStyle w:val="StandardBox"/>
            </w:pPr>
            <w:r w:rsidRPr="004967F7">
              <w:t>Der Vertrag muss mindestens folgende, einvernehmlich festgelegte Bedingungen enthalten:</w:t>
            </w:r>
          </w:p>
          <w:p w14:paraId="2D2B5D88" w14:textId="77777777" w:rsidR="00474376" w:rsidRPr="004967F7" w:rsidRDefault="00474376" w:rsidP="00E132AF">
            <w:pPr>
              <w:pStyle w:val="AufzhlungTabelle"/>
            </w:pPr>
            <w:r w:rsidRPr="004967F7">
              <w:t>Umfang, Merkmale und Ort der Geschäftsbeziehung und der angebotenen Dienstleistungen (SLA)</w:t>
            </w:r>
          </w:p>
          <w:p w14:paraId="73B008BD" w14:textId="77777777" w:rsidR="00474376" w:rsidRPr="004967F7" w:rsidRDefault="00474376" w:rsidP="00E132AF">
            <w:pPr>
              <w:pStyle w:val="AufzhlungTabelle"/>
            </w:pPr>
            <w:r w:rsidRPr="004967F7">
              <w:t>Anforderungen an die Informationssicherheit</w:t>
            </w:r>
          </w:p>
          <w:p w14:paraId="434C2ECD" w14:textId="77777777" w:rsidR="00474376" w:rsidRPr="004967F7" w:rsidRDefault="00474376" w:rsidP="00E132AF">
            <w:pPr>
              <w:pStyle w:val="AufzhlungTabelle"/>
            </w:pPr>
            <w:proofErr w:type="gramStart"/>
            <w:r w:rsidRPr="004967F7">
              <w:t>Change Management</w:t>
            </w:r>
            <w:proofErr w:type="gramEnd"/>
            <w:r w:rsidRPr="004967F7">
              <w:t xml:space="preserve"> Prozess</w:t>
            </w:r>
          </w:p>
          <w:p w14:paraId="5CAC36ED" w14:textId="77777777" w:rsidR="00474376" w:rsidRPr="004967F7" w:rsidRDefault="00474376" w:rsidP="00E132AF">
            <w:pPr>
              <w:pStyle w:val="AufzhlungTabelle"/>
            </w:pPr>
            <w:proofErr w:type="spellStart"/>
            <w:r w:rsidRPr="004967F7">
              <w:t>Incident</w:t>
            </w:r>
            <w:proofErr w:type="spellEnd"/>
            <w:r w:rsidRPr="004967F7">
              <w:t xml:space="preserve"> </w:t>
            </w:r>
            <w:proofErr w:type="spellStart"/>
            <w:r w:rsidRPr="004967F7">
              <w:t>management</w:t>
            </w:r>
            <w:proofErr w:type="spellEnd"/>
            <w:r w:rsidRPr="004967F7">
              <w:t xml:space="preserve"> und Kommunikationsprozeduren </w:t>
            </w:r>
          </w:p>
          <w:p w14:paraId="55C414BD" w14:textId="77777777" w:rsidR="00474376" w:rsidRPr="00B371B5" w:rsidRDefault="00474376" w:rsidP="00E132AF">
            <w:pPr>
              <w:pStyle w:val="AufzhlungTabelle"/>
              <w:rPr>
                <w:lang w:val="en-US"/>
              </w:rPr>
            </w:pPr>
            <w:r w:rsidRPr="00B371B5">
              <w:rPr>
                <w:lang w:val="en-US"/>
              </w:rPr>
              <w:t xml:space="preserve">Right to audit und assessment </w:t>
            </w:r>
            <w:proofErr w:type="spellStart"/>
            <w:r w:rsidRPr="00B371B5">
              <w:rPr>
                <w:lang w:val="en-US"/>
              </w:rPr>
              <w:t>durch</w:t>
            </w:r>
            <w:proofErr w:type="spellEnd"/>
            <w:r w:rsidRPr="00B371B5">
              <w:rPr>
                <w:lang w:val="en-US"/>
              </w:rPr>
              <w:t xml:space="preserve"> </w:t>
            </w:r>
            <w:proofErr w:type="spellStart"/>
            <w:r w:rsidRPr="00B371B5">
              <w:rPr>
                <w:lang w:val="en-US"/>
              </w:rPr>
              <w:t>Dritte</w:t>
            </w:r>
            <w:proofErr w:type="spellEnd"/>
          </w:p>
          <w:p w14:paraId="5E5C6D0D" w14:textId="77777777" w:rsidR="00474376" w:rsidRPr="004967F7" w:rsidRDefault="00474376" w:rsidP="00E132AF">
            <w:pPr>
              <w:pStyle w:val="AufzhlungTabelle"/>
            </w:pPr>
            <w:r w:rsidRPr="004967F7">
              <w:t xml:space="preserve">Beendigung des Dienstes (Service </w:t>
            </w:r>
            <w:proofErr w:type="spellStart"/>
            <w:r w:rsidRPr="004967F7">
              <w:t>termination</w:t>
            </w:r>
            <w:proofErr w:type="spellEnd"/>
            <w:r w:rsidRPr="004967F7">
              <w:t>)</w:t>
            </w:r>
          </w:p>
          <w:p w14:paraId="1AD07620" w14:textId="77777777" w:rsidR="00474376" w:rsidRPr="004967F7" w:rsidRDefault="00474376" w:rsidP="00E132AF">
            <w:pPr>
              <w:pStyle w:val="AufzhlungTabelle"/>
            </w:pPr>
            <w:r w:rsidRPr="004967F7">
              <w:t>Interoperabilität und Übertragbarkeit (</w:t>
            </w:r>
            <w:proofErr w:type="spellStart"/>
            <w:r w:rsidRPr="004967F7">
              <w:t>Interoperability</w:t>
            </w:r>
            <w:proofErr w:type="spellEnd"/>
            <w:r w:rsidRPr="004967F7">
              <w:t xml:space="preserve"> and </w:t>
            </w:r>
            <w:proofErr w:type="spellStart"/>
            <w:r w:rsidRPr="004967F7">
              <w:t>portability</w:t>
            </w:r>
            <w:proofErr w:type="spellEnd"/>
            <w:r w:rsidRPr="004967F7">
              <w:t xml:space="preserve"> </w:t>
            </w:r>
            <w:proofErr w:type="spellStart"/>
            <w:r w:rsidRPr="004967F7">
              <w:t>capabilities</w:t>
            </w:r>
            <w:proofErr w:type="spellEnd"/>
            <w:r w:rsidRPr="004967F7">
              <w:t>)</w:t>
            </w:r>
          </w:p>
          <w:p w14:paraId="4A505A67" w14:textId="77777777" w:rsidR="00474376" w:rsidRPr="004967F7" w:rsidRDefault="00474376" w:rsidP="00E132AF">
            <w:pPr>
              <w:pStyle w:val="AufzhlungTabelle"/>
            </w:pPr>
            <w:r w:rsidRPr="004967F7">
              <w:t xml:space="preserve">Schutz der Daten (Data </w:t>
            </w:r>
            <w:proofErr w:type="spellStart"/>
            <w:r w:rsidRPr="004967F7">
              <w:t>privacy</w:t>
            </w:r>
            <w:proofErr w:type="spellEnd"/>
            <w:r w:rsidRPr="004967F7">
              <w:t>)</w:t>
            </w:r>
          </w:p>
          <w:p w14:paraId="07A904C7" w14:textId="77777777" w:rsidR="00474376" w:rsidRPr="004967F7" w:rsidRDefault="00474376" w:rsidP="00E132AF">
            <w:pPr>
              <w:pStyle w:val="AufzhlungTabelle"/>
            </w:pPr>
            <w:r w:rsidRPr="004967F7">
              <w:t>Schadensregulierung bei unbefugten Konfigurationsmodifikationen</w:t>
            </w:r>
          </w:p>
          <w:p w14:paraId="7A28F439" w14:textId="77777777" w:rsidR="00474376" w:rsidRPr="004967F7" w:rsidRDefault="00474376" w:rsidP="00E132AF">
            <w:pPr>
              <w:pStyle w:val="AufzhlungTabelle"/>
            </w:pPr>
            <w:r w:rsidRPr="004967F7">
              <w:t>Unterstützung von forensischen- und e-Discovery-Anfragen</w:t>
            </w:r>
          </w:p>
        </w:tc>
        <w:tc>
          <w:tcPr>
            <w:tcW w:w="3118" w:type="dxa"/>
            <w:shd w:val="clear" w:color="auto" w:fill="F2F2F2" w:themeFill="background1" w:themeFillShade="F2"/>
          </w:tcPr>
          <w:p w14:paraId="102E15D0" w14:textId="77777777" w:rsidR="00474376" w:rsidRPr="004967F7" w:rsidRDefault="00474376" w:rsidP="00E132AF">
            <w:pPr>
              <w:pStyle w:val="StandardBox"/>
            </w:pPr>
            <w:r w:rsidRPr="004967F7">
              <w:t>Vorhabenverantwortliche sind verantwortlich für die Berücksichtigung der IT-Security Vorgaben in den Verträgen mit den jeweiligen SaaS Dienstleistern.</w:t>
            </w:r>
          </w:p>
          <w:p w14:paraId="53077DA4" w14:textId="77777777" w:rsidR="00474376" w:rsidRPr="004967F7" w:rsidRDefault="00474376" w:rsidP="00E132AF">
            <w:pPr>
              <w:pStyle w:val="Hinweis"/>
            </w:pPr>
            <w:r w:rsidRPr="004967F7">
              <w:t xml:space="preserve">Hinweis: Ein Standard-Vertragstemplate für SaaS wird auf Anfrage von </w:t>
            </w:r>
            <w:proofErr w:type="gramStart"/>
            <w:r w:rsidRPr="004967F7">
              <w:t>OE Recht</w:t>
            </w:r>
            <w:proofErr w:type="gramEnd"/>
            <w:r w:rsidRPr="004967F7">
              <w:t xml:space="preserve"> zur Verfügung gestellt. </w:t>
            </w:r>
          </w:p>
          <w:p w14:paraId="616BD571" w14:textId="77777777" w:rsidR="00474376" w:rsidRPr="004967F7" w:rsidRDefault="00474376" w:rsidP="00E132AF">
            <w:pPr>
              <w:pStyle w:val="Hinweis"/>
            </w:pPr>
            <w:r w:rsidRPr="004967F7">
              <w:t>Hinweis: Falls IT-Security Vorgaben nicht vertraglich, oder nicht vollständig vereinbart werden können, muss eine IT-Security Ausnahmegenehmigung eingeholt werden.</w:t>
            </w:r>
          </w:p>
        </w:tc>
      </w:tr>
      <w:tr w:rsidR="00474376" w:rsidRPr="004967F7" w14:paraId="1005707B" w14:textId="77777777" w:rsidTr="00E132AF">
        <w:trPr>
          <w:cantSplit/>
          <w:trHeight w:val="830"/>
        </w:trPr>
        <w:tc>
          <w:tcPr>
            <w:tcW w:w="850" w:type="dxa"/>
            <w:shd w:val="clear" w:color="auto" w:fill="F2F2F2" w:themeFill="background1" w:themeFillShade="F2"/>
          </w:tcPr>
          <w:p w14:paraId="680E854E" w14:textId="3B1E068D" w:rsidR="00474376" w:rsidRPr="004967F7" w:rsidRDefault="00474376" w:rsidP="00E132AF">
            <w:pPr>
              <w:pStyle w:val="StandardBox"/>
            </w:pPr>
            <w:hyperlink r:id="rId17" w:history="1">
              <w:r w:rsidRPr="004967F7">
                <w:rPr>
                  <w:rStyle w:val="Hyperlink"/>
                </w:rPr>
                <w:t>ITSA-41</w:t>
              </w:r>
            </w:hyperlink>
          </w:p>
          <w:p w14:paraId="101CF10F" w14:textId="77777777" w:rsidR="00474376" w:rsidRPr="004967F7" w:rsidRDefault="00474376" w:rsidP="00E132AF">
            <w:pPr>
              <w:pStyle w:val="StandardBox"/>
              <w:rPr>
                <w:rStyle w:val="StandardBoxmicroRefChar"/>
              </w:rPr>
            </w:pPr>
            <w:r w:rsidRPr="004967F7">
              <w:rPr>
                <w:rStyle w:val="StandardBoxmicroRefChar"/>
              </w:rPr>
              <w:t>OE-Recht</w:t>
            </w:r>
          </w:p>
          <w:p w14:paraId="415884B8" w14:textId="0F42CCA7" w:rsidR="00474376" w:rsidRPr="004967F7" w:rsidRDefault="00474376" w:rsidP="00E132AF">
            <w:pPr>
              <w:pStyle w:val="StandardBox"/>
            </w:pPr>
            <w:hyperlink r:id="rId18" w:history="1">
              <w:r w:rsidRPr="004967F7">
                <w:rPr>
                  <w:rStyle w:val="Hyperlink"/>
                </w:rPr>
                <w:t>ITSA-36</w:t>
              </w:r>
            </w:hyperlink>
          </w:p>
        </w:tc>
        <w:tc>
          <w:tcPr>
            <w:tcW w:w="850" w:type="dxa"/>
            <w:shd w:val="clear" w:color="auto" w:fill="F2F2F2" w:themeFill="background1" w:themeFillShade="F2"/>
          </w:tcPr>
          <w:p w14:paraId="7BE8707D" w14:textId="77777777" w:rsidR="00474376" w:rsidRPr="004967F7" w:rsidRDefault="00474376" w:rsidP="00E132AF">
            <w:pPr>
              <w:pStyle w:val="StandardBox"/>
            </w:pPr>
            <w:r w:rsidRPr="004967F7">
              <w:t>SAAS013</w:t>
            </w:r>
          </w:p>
        </w:tc>
        <w:tc>
          <w:tcPr>
            <w:tcW w:w="567" w:type="dxa"/>
            <w:shd w:val="clear" w:color="auto" w:fill="F2F2F2" w:themeFill="background1" w:themeFillShade="F2"/>
          </w:tcPr>
          <w:p w14:paraId="1F306FF6" w14:textId="77777777" w:rsidR="00474376" w:rsidRPr="004967F7" w:rsidRDefault="00474376" w:rsidP="00E132AF">
            <w:pPr>
              <w:pStyle w:val="StandardBox"/>
            </w:pPr>
            <w:r w:rsidRPr="004967F7">
              <w:t>M</w:t>
            </w:r>
          </w:p>
        </w:tc>
        <w:tc>
          <w:tcPr>
            <w:tcW w:w="4819" w:type="dxa"/>
            <w:shd w:val="clear" w:color="auto" w:fill="F2F2F2" w:themeFill="background1" w:themeFillShade="F2"/>
          </w:tcPr>
          <w:p w14:paraId="2043F049" w14:textId="35922699" w:rsidR="00474376" w:rsidRPr="004967F7" w:rsidRDefault="00474376" w:rsidP="00E132AF">
            <w:pPr>
              <w:pStyle w:val="StandardBoxfett"/>
            </w:pPr>
            <w:commentRangeStart w:id="146"/>
            <w:commentRangeStart w:id="147"/>
            <w:r w:rsidRPr="004967F7">
              <w:t>Vertragliche Verpflichtung der SaaS Dienstleistungs-</w:t>
            </w:r>
            <w:proofErr w:type="spellStart"/>
            <w:r w:rsidRPr="004967F7">
              <w:t>erbringer</w:t>
            </w:r>
            <w:commentRangeEnd w:id="146"/>
            <w:proofErr w:type="spellEnd"/>
            <w:r w:rsidR="00E6286E">
              <w:rPr>
                <w:rStyle w:val="CommentReference"/>
                <w:b w:val="0"/>
              </w:rPr>
              <w:commentReference w:id="146"/>
            </w:r>
            <w:commentRangeEnd w:id="147"/>
            <w:r w:rsidR="00E571AE">
              <w:rPr>
                <w:rStyle w:val="CommentReference"/>
                <w:b w:val="0"/>
              </w:rPr>
              <w:commentReference w:id="147"/>
            </w:r>
          </w:p>
          <w:p w14:paraId="6965D1AC" w14:textId="4950AB65" w:rsidR="00474376" w:rsidRPr="004967F7" w:rsidRDefault="00474376" w:rsidP="00E132AF">
            <w:pPr>
              <w:pStyle w:val="StandardBox"/>
              <w:rPr>
                <w:b/>
                <w:bCs/>
              </w:rPr>
            </w:pPr>
            <w:r w:rsidRPr="004967F7">
              <w:t>Der zwischen der SNB und dem oder die SaaS Dienstleistungs-</w:t>
            </w:r>
            <w:proofErr w:type="spellStart"/>
            <w:r w:rsidRPr="004967F7">
              <w:t>erbringer</w:t>
            </w:r>
            <w:proofErr w:type="spellEnd"/>
            <w:r w:rsidRPr="004967F7">
              <w:t xml:space="preserve"> abgeschlossene Vertrag muss die ausdrückliche Pflicht der Dienstleistungsanbieter enthalten, die </w:t>
            </w:r>
            <w:commentRangeStart w:id="148"/>
            <w:r w:rsidRPr="004967F7">
              <w:t xml:space="preserve">vorgängige </w:t>
            </w:r>
            <w:commentRangeEnd w:id="148"/>
            <w:r w:rsidR="00433C37">
              <w:rPr>
                <w:rStyle w:val="CommentReference"/>
              </w:rPr>
              <w:commentReference w:id="148"/>
            </w:r>
            <w:r w:rsidRPr="004967F7">
              <w:t>schriftliche Zustimmung der SNB einzuholen, wenn er oder sie den Dienstleistungsvertrag oder einzelne Rechte und Pflichten daraus auf weitere, im Vertrag nicht bereits erfasste Dienstleistungserbringer, eingeschlossen Konzerngesellschaften und Subunternehmer, übertragen möchte.</w:t>
            </w:r>
          </w:p>
        </w:tc>
        <w:tc>
          <w:tcPr>
            <w:tcW w:w="3118" w:type="dxa"/>
            <w:shd w:val="clear" w:color="auto" w:fill="F2F2F2" w:themeFill="background1" w:themeFillShade="F2"/>
          </w:tcPr>
          <w:p w14:paraId="02299352" w14:textId="77777777" w:rsidR="00474376" w:rsidRPr="004967F7" w:rsidRDefault="00474376" w:rsidP="00E132AF">
            <w:pPr>
              <w:pStyle w:val="StandardBox"/>
            </w:pPr>
          </w:p>
        </w:tc>
      </w:tr>
      <w:tr w:rsidR="00474376" w:rsidRPr="004967F7" w14:paraId="3FA743BC" w14:textId="77777777" w:rsidTr="00E132AF">
        <w:trPr>
          <w:cantSplit/>
        </w:trPr>
        <w:tc>
          <w:tcPr>
            <w:tcW w:w="850" w:type="dxa"/>
          </w:tcPr>
          <w:p w14:paraId="6E9150C7" w14:textId="2F6B1E86" w:rsidR="00474376" w:rsidRDefault="00353D40" w:rsidP="00E132AF">
            <w:pPr>
              <w:pStyle w:val="StandardBox"/>
            </w:pPr>
            <w:hyperlink r:id="rId19" w:history="1">
              <w:r w:rsidRPr="00353D40">
                <w:rPr>
                  <w:rStyle w:val="Hyperlink"/>
                </w:rPr>
                <w:t>ITSA-56</w:t>
              </w:r>
            </w:hyperlink>
          </w:p>
          <w:p w14:paraId="3EA7FD72" w14:textId="51BD840A" w:rsidR="00353D40" w:rsidRPr="004967F7" w:rsidRDefault="00910E48" w:rsidP="00E132AF">
            <w:pPr>
              <w:pStyle w:val="StandardBox"/>
            </w:pPr>
            <w:r w:rsidRPr="00910E48">
              <w:rPr>
                <w:rStyle w:val="StandardBoxmicroRefChar"/>
              </w:rPr>
              <w:t>ED-1-L2</w:t>
            </w:r>
          </w:p>
        </w:tc>
        <w:tc>
          <w:tcPr>
            <w:tcW w:w="850" w:type="dxa"/>
          </w:tcPr>
          <w:p w14:paraId="4DB2DA47" w14:textId="404FD92A" w:rsidR="00474376" w:rsidRPr="004967F7" w:rsidRDefault="00A171DC" w:rsidP="00E132AF">
            <w:pPr>
              <w:pStyle w:val="StandardBox"/>
            </w:pPr>
            <w:r>
              <w:t>DSS001</w:t>
            </w:r>
          </w:p>
        </w:tc>
        <w:tc>
          <w:tcPr>
            <w:tcW w:w="567" w:type="dxa"/>
          </w:tcPr>
          <w:p w14:paraId="616CA3CB" w14:textId="77777777" w:rsidR="00474376" w:rsidRPr="004967F7" w:rsidRDefault="00474376" w:rsidP="00E132AF">
            <w:pPr>
              <w:pStyle w:val="StandardBox"/>
            </w:pPr>
            <w:r w:rsidRPr="004967F7">
              <w:t>M</w:t>
            </w:r>
          </w:p>
        </w:tc>
        <w:tc>
          <w:tcPr>
            <w:tcW w:w="4819" w:type="dxa"/>
          </w:tcPr>
          <w:p w14:paraId="1FD47FF6" w14:textId="77777777" w:rsidR="00474376" w:rsidRPr="004967F7" w:rsidRDefault="00474376" w:rsidP="00E132AF">
            <w:pPr>
              <w:pStyle w:val="StandardBox"/>
              <w:rPr>
                <w:b/>
                <w:bCs/>
              </w:rPr>
            </w:pPr>
            <w:r w:rsidRPr="004967F7">
              <w:rPr>
                <w:b/>
                <w:bCs/>
              </w:rPr>
              <w:t xml:space="preserve">Datensicherheit in </w:t>
            </w:r>
            <w:commentRangeStart w:id="149"/>
            <w:commentRangeStart w:id="150"/>
            <w:r w:rsidRPr="004967F7">
              <w:rPr>
                <w:b/>
                <w:bCs/>
              </w:rPr>
              <w:t>Verträgen mit externen Diensten</w:t>
            </w:r>
            <w:commentRangeEnd w:id="149"/>
            <w:r w:rsidR="00AD206A">
              <w:rPr>
                <w:rStyle w:val="CommentReference"/>
              </w:rPr>
              <w:commentReference w:id="149"/>
            </w:r>
            <w:commentRangeEnd w:id="150"/>
            <w:r w:rsidR="000A1AA5">
              <w:rPr>
                <w:rStyle w:val="CommentReference"/>
              </w:rPr>
              <w:commentReference w:id="150"/>
            </w:r>
          </w:p>
          <w:p w14:paraId="30AFD927" w14:textId="6D581C9C" w:rsidR="004F3C23" w:rsidRDefault="00474376" w:rsidP="00E132AF">
            <w:pPr>
              <w:pStyle w:val="StandardBox"/>
            </w:pPr>
            <w:r w:rsidRPr="004967F7">
              <w:t>Die technischen und organisatorischen Massnahmen («</w:t>
            </w:r>
            <w:r w:rsidR="00AD206A">
              <w:t>TOM</w:t>
            </w:r>
            <w:r w:rsidRPr="004967F7">
              <w:t xml:space="preserve">») der SNB müssen in die Verträge </w:t>
            </w:r>
            <w:commentRangeStart w:id="151"/>
            <w:r w:rsidRPr="004967F7">
              <w:t xml:space="preserve">mit externen Diensten </w:t>
            </w:r>
            <w:commentRangeEnd w:id="151"/>
            <w:r w:rsidR="00E6286E">
              <w:rPr>
                <w:rStyle w:val="CommentReference"/>
              </w:rPr>
              <w:commentReference w:id="151"/>
            </w:r>
            <w:r w:rsidRPr="004967F7">
              <w:t>inkludiert werden.</w:t>
            </w:r>
          </w:p>
          <w:p w14:paraId="363DB258" w14:textId="7B04D66F" w:rsidR="00474376" w:rsidRPr="004967F7" w:rsidRDefault="00474376" w:rsidP="00E132AF">
            <w:pPr>
              <w:pStyle w:val="StandardBox"/>
            </w:pPr>
            <w:r w:rsidRPr="004967F7">
              <w:t xml:space="preserve">Alternativ können </w:t>
            </w:r>
            <w:r w:rsidR="00AD206A">
              <w:t>TOM</w:t>
            </w:r>
            <w:r w:rsidRPr="004967F7">
              <w:t xml:space="preserve"> des </w:t>
            </w:r>
            <w:commentRangeStart w:id="152"/>
            <w:r w:rsidRPr="004967F7">
              <w:t xml:space="preserve">externen Dienstes </w:t>
            </w:r>
            <w:commentRangeEnd w:id="152"/>
            <w:r w:rsidR="008C4CDF">
              <w:rPr>
                <w:rStyle w:val="CommentReference"/>
              </w:rPr>
              <w:commentReference w:id="152"/>
            </w:r>
            <w:r w:rsidRPr="004967F7">
              <w:t xml:space="preserve">akzeptiert werden, wenn sie mindestens denselben Schutz wie die </w:t>
            </w:r>
            <w:r w:rsidR="00AD206A">
              <w:t>TOM</w:t>
            </w:r>
            <w:r w:rsidRPr="004967F7">
              <w:t xml:space="preserve"> der SNB gewährleisten.</w:t>
            </w:r>
          </w:p>
          <w:p w14:paraId="77EFB9B9" w14:textId="77777777" w:rsidR="00474376" w:rsidRPr="004967F7" w:rsidRDefault="00474376" w:rsidP="00E132AF">
            <w:pPr>
              <w:pStyle w:val="StandardBox"/>
            </w:pPr>
            <w:r w:rsidRPr="004967F7">
              <w:t xml:space="preserve"> </w:t>
            </w:r>
          </w:p>
        </w:tc>
        <w:tc>
          <w:tcPr>
            <w:tcW w:w="3118" w:type="dxa"/>
          </w:tcPr>
          <w:p w14:paraId="42B4F3A8" w14:textId="4E00733B" w:rsidR="00474376" w:rsidRDefault="00474376" w:rsidP="00E132AF">
            <w:pPr>
              <w:pStyle w:val="StandardBox"/>
              <w:rPr>
                <w:i/>
                <w:iCs/>
              </w:rPr>
            </w:pPr>
            <w:commentRangeStart w:id="153"/>
            <w:r w:rsidRPr="004967F7">
              <w:rPr>
                <w:i/>
                <w:iCs/>
              </w:rPr>
              <w:t>Hinweis: Zu den externen Diensten zählen u.a. Cloud-Dienste, externe Dienste wie Rechts- und andere Beratung</w:t>
            </w:r>
            <w:r w:rsidR="00EE2343">
              <w:rPr>
                <w:i/>
                <w:iCs/>
              </w:rPr>
              <w:t>sarten</w:t>
            </w:r>
            <w:r w:rsidRPr="004967F7">
              <w:rPr>
                <w:i/>
                <w:iCs/>
              </w:rPr>
              <w:t>.</w:t>
            </w:r>
            <w:commentRangeEnd w:id="153"/>
            <w:r w:rsidR="004D1C38">
              <w:rPr>
                <w:rStyle w:val="CommentReference"/>
              </w:rPr>
              <w:commentReference w:id="153"/>
            </w:r>
          </w:p>
          <w:p w14:paraId="5E821688" w14:textId="1FBBCB5C" w:rsidR="00474376" w:rsidRPr="004F3C23" w:rsidRDefault="004F3C23" w:rsidP="00E132AF">
            <w:pPr>
              <w:pStyle w:val="StandardBox"/>
              <w:rPr>
                <w:i/>
                <w:iCs/>
              </w:rPr>
            </w:pPr>
            <w:r>
              <w:rPr>
                <w:i/>
                <w:iCs/>
              </w:rPr>
              <w:t xml:space="preserve">Hinweis: Passende </w:t>
            </w:r>
            <w:r w:rsidR="00AD206A">
              <w:rPr>
                <w:i/>
                <w:iCs/>
              </w:rPr>
              <w:t>TOM</w:t>
            </w:r>
            <w:r>
              <w:rPr>
                <w:i/>
                <w:iCs/>
              </w:rPr>
              <w:t xml:space="preserve"> sollten als Teil </w:t>
            </w:r>
            <w:r w:rsidR="00A02A74">
              <w:rPr>
                <w:i/>
                <w:iCs/>
              </w:rPr>
              <w:t>der</w:t>
            </w:r>
            <w:r w:rsidR="00A02A74" w:rsidRPr="004F3C23">
              <w:rPr>
                <w:i/>
                <w:iCs/>
              </w:rPr>
              <w:t xml:space="preserve"> </w:t>
            </w:r>
            <w:r w:rsidRPr="004F3C23">
              <w:rPr>
                <w:i/>
                <w:iCs/>
              </w:rPr>
              <w:t xml:space="preserve">Vertragsvorlagen der SNB </w:t>
            </w:r>
            <w:r>
              <w:rPr>
                <w:i/>
                <w:iCs/>
              </w:rPr>
              <w:t>bereitgestellt werden</w:t>
            </w:r>
            <w:r w:rsidRPr="004F3C23">
              <w:rPr>
                <w:i/>
                <w:iCs/>
              </w:rPr>
              <w:t>.</w:t>
            </w:r>
            <w:r>
              <w:rPr>
                <w:i/>
                <w:iCs/>
              </w:rPr>
              <w:t xml:space="preserve"> Sollte dies nicht der Fall sein, müssen </w:t>
            </w:r>
            <w:r w:rsidR="000C40C8">
              <w:rPr>
                <w:i/>
                <w:iCs/>
              </w:rPr>
              <w:t>sie</w:t>
            </w:r>
            <w:r>
              <w:rPr>
                <w:i/>
                <w:iCs/>
              </w:rPr>
              <w:t xml:space="preserve"> in Kollaboration mit </w:t>
            </w:r>
            <w:r w:rsidR="000C40C8">
              <w:rPr>
                <w:i/>
                <w:iCs/>
              </w:rPr>
              <w:t xml:space="preserve">dem </w:t>
            </w:r>
            <w:r>
              <w:rPr>
                <w:i/>
                <w:iCs/>
              </w:rPr>
              <w:t>AV ausgearbeitet werden.</w:t>
            </w:r>
          </w:p>
        </w:tc>
      </w:tr>
    </w:tbl>
    <w:p w14:paraId="559B6C60" w14:textId="0556BDAE" w:rsidR="00474376" w:rsidRPr="004967F7" w:rsidRDefault="00474376" w:rsidP="004423AC"/>
    <w:p w14:paraId="3DE34E80" w14:textId="49AF75A3" w:rsidR="00E657B7" w:rsidRPr="004967F7" w:rsidRDefault="003103F3" w:rsidP="005F2D4C">
      <w:pPr>
        <w:pStyle w:val="Heading2"/>
      </w:pPr>
      <w:bookmarkStart w:id="154" w:name="_Ref203044784"/>
      <w:bookmarkStart w:id="155" w:name="_Toc211667087"/>
      <w:r w:rsidRPr="004967F7">
        <w:lastRenderedPageBreak/>
        <w:t>Datensicherheitsv</w:t>
      </w:r>
      <w:r w:rsidR="00D73F92" w:rsidRPr="004967F7">
        <w:rPr>
          <w:color w:val="auto"/>
        </w:rPr>
        <w:t>orgabe</w:t>
      </w:r>
      <w:r w:rsidR="00D82E92" w:rsidRPr="004967F7">
        <w:t>n</w:t>
      </w:r>
      <w:bookmarkEnd w:id="139"/>
      <w:bookmarkEnd w:id="140"/>
      <w:bookmarkEnd w:id="141"/>
      <w:bookmarkEnd w:id="142"/>
      <w:bookmarkEnd w:id="154"/>
      <w:bookmarkEnd w:id="155"/>
    </w:p>
    <w:p w14:paraId="4476DE49" w14:textId="1BBD0790" w:rsidR="002C76B0" w:rsidRPr="004967F7" w:rsidRDefault="002C76B0" w:rsidP="002C76B0">
      <w:pPr>
        <w:pStyle w:val="Heading3"/>
        <w:tabs>
          <w:tab w:val="num" w:pos="1134"/>
        </w:tabs>
      </w:pPr>
      <w:bookmarkStart w:id="156" w:name="_Toc211667088"/>
      <w:r w:rsidRPr="004967F7">
        <w:t>Dateninventarisierung</w:t>
      </w:r>
      <w:bookmarkEnd w:id="156"/>
    </w:p>
    <w:tbl>
      <w:tblPr>
        <w:tblStyle w:val="TableGrid"/>
        <w:tblW w:w="10204" w:type="dxa"/>
        <w:tblCellMar>
          <w:left w:w="28" w:type="dxa"/>
          <w:right w:w="28" w:type="dxa"/>
        </w:tblCellMar>
        <w:tblLook w:val="04A0" w:firstRow="1" w:lastRow="0" w:firstColumn="1" w:lastColumn="0" w:noHBand="0" w:noVBand="1"/>
      </w:tblPr>
      <w:tblGrid>
        <w:gridCol w:w="800"/>
        <w:gridCol w:w="1732"/>
        <w:gridCol w:w="517"/>
        <w:gridCol w:w="4429"/>
        <w:gridCol w:w="2726"/>
      </w:tblGrid>
      <w:tr w:rsidR="002C76B0" w:rsidRPr="004967F7" w14:paraId="36AFB6EA" w14:textId="77777777" w:rsidTr="001D0B13">
        <w:trPr>
          <w:cantSplit/>
          <w:tblHeader/>
        </w:trPr>
        <w:tc>
          <w:tcPr>
            <w:tcW w:w="850" w:type="dxa"/>
            <w:shd w:val="clear" w:color="auto" w:fill="E5E5E5" w:themeFill="text1" w:themeFillTint="1A"/>
          </w:tcPr>
          <w:p w14:paraId="2B4461AF" w14:textId="77777777" w:rsidR="002C76B0" w:rsidRPr="004967F7" w:rsidRDefault="002C76B0" w:rsidP="001D0B13">
            <w:pPr>
              <w:pStyle w:val="StandardBoxfett"/>
            </w:pPr>
            <w:r w:rsidRPr="004967F7">
              <w:t>AN_ID</w:t>
            </w:r>
          </w:p>
        </w:tc>
        <w:tc>
          <w:tcPr>
            <w:tcW w:w="850" w:type="dxa"/>
            <w:shd w:val="clear" w:color="auto" w:fill="E5E5E5" w:themeFill="text1" w:themeFillTint="1A"/>
          </w:tcPr>
          <w:p w14:paraId="796441B9" w14:textId="77777777" w:rsidR="002C76B0" w:rsidRPr="004967F7" w:rsidRDefault="002C76B0" w:rsidP="001D0B13">
            <w:pPr>
              <w:pStyle w:val="StandardBoxfett"/>
            </w:pPr>
            <w:r w:rsidRPr="004967F7">
              <w:t>AV_ID</w:t>
            </w:r>
          </w:p>
        </w:tc>
        <w:tc>
          <w:tcPr>
            <w:tcW w:w="567" w:type="dxa"/>
            <w:shd w:val="clear" w:color="auto" w:fill="E5E5E5" w:themeFill="text1" w:themeFillTint="1A"/>
          </w:tcPr>
          <w:p w14:paraId="163A5D88" w14:textId="77777777" w:rsidR="002C76B0" w:rsidRPr="004967F7" w:rsidRDefault="002C76B0" w:rsidP="001D0B13">
            <w:pPr>
              <w:pStyle w:val="StandardBoxfett"/>
            </w:pPr>
            <w:r w:rsidRPr="004967F7">
              <w:t>Art</w:t>
            </w:r>
          </w:p>
        </w:tc>
        <w:tc>
          <w:tcPr>
            <w:tcW w:w="4819" w:type="dxa"/>
            <w:shd w:val="clear" w:color="auto" w:fill="E5E5E5" w:themeFill="text1" w:themeFillTint="1A"/>
          </w:tcPr>
          <w:p w14:paraId="5822DF87" w14:textId="77777777" w:rsidR="002C76B0" w:rsidRPr="004967F7" w:rsidRDefault="002C76B0" w:rsidP="001D0B13">
            <w:pPr>
              <w:pStyle w:val="StandardBoxfett"/>
            </w:pPr>
            <w:r w:rsidRPr="004967F7">
              <w:t>Vorgabe</w:t>
            </w:r>
          </w:p>
        </w:tc>
        <w:tc>
          <w:tcPr>
            <w:tcW w:w="3118" w:type="dxa"/>
            <w:shd w:val="clear" w:color="auto" w:fill="E5E5E5" w:themeFill="text1" w:themeFillTint="1A"/>
          </w:tcPr>
          <w:p w14:paraId="4CE635EE" w14:textId="77777777" w:rsidR="002C76B0" w:rsidRPr="004967F7" w:rsidRDefault="002C76B0" w:rsidP="001D0B13">
            <w:pPr>
              <w:pStyle w:val="StandardBoxfett"/>
            </w:pPr>
            <w:r w:rsidRPr="004967F7">
              <w:t>Bemerkung / Beispiele</w:t>
            </w:r>
          </w:p>
        </w:tc>
      </w:tr>
      <w:tr w:rsidR="00910E48" w:rsidRPr="004A2477" w14:paraId="368BBCE7" w14:textId="77777777" w:rsidTr="001D0B13">
        <w:trPr>
          <w:cantSplit/>
        </w:trPr>
        <w:tc>
          <w:tcPr>
            <w:tcW w:w="850" w:type="dxa"/>
          </w:tcPr>
          <w:p w14:paraId="1C28B9AB" w14:textId="77777777" w:rsidR="00910E48" w:rsidRDefault="00910E48" w:rsidP="00910E48">
            <w:pPr>
              <w:pStyle w:val="StandardBox"/>
            </w:pPr>
            <w:hyperlink r:id="rId20" w:history="1">
              <w:r w:rsidRPr="00353D40">
                <w:rPr>
                  <w:rStyle w:val="Hyperlink"/>
                </w:rPr>
                <w:t>ITSA-56</w:t>
              </w:r>
            </w:hyperlink>
          </w:p>
          <w:p w14:paraId="19CEA541" w14:textId="3264D1A8" w:rsidR="00910E48" w:rsidRPr="00910E48" w:rsidRDefault="00910E48" w:rsidP="00910E48">
            <w:pPr>
              <w:pStyle w:val="StandardBox"/>
              <w:rPr>
                <w:vertAlign w:val="superscript"/>
              </w:rPr>
            </w:pPr>
            <w:r w:rsidRPr="00910E48">
              <w:rPr>
                <w:rStyle w:val="StandardBoxmicroRefChar"/>
              </w:rPr>
              <w:t>AM-1-L1</w:t>
            </w:r>
            <w:r>
              <w:rPr>
                <w:rStyle w:val="StandardBoxmicroRefChar"/>
              </w:rPr>
              <w:br/>
            </w:r>
            <w:r w:rsidRPr="00910E48">
              <w:rPr>
                <w:rStyle w:val="StandardBoxmicroRefChar"/>
              </w:rPr>
              <w:t>AM-1-L2</w:t>
            </w:r>
            <w:r>
              <w:rPr>
                <w:rStyle w:val="StandardBoxmicroRefChar"/>
              </w:rPr>
              <w:br/>
            </w:r>
            <w:r w:rsidRPr="00910E48">
              <w:rPr>
                <w:rStyle w:val="StandardBoxmicroRefChar"/>
              </w:rPr>
              <w:t>AM-1-L3</w:t>
            </w:r>
          </w:p>
        </w:tc>
        <w:tc>
          <w:tcPr>
            <w:tcW w:w="850" w:type="dxa"/>
          </w:tcPr>
          <w:p w14:paraId="27A662FD" w14:textId="6D5A47CF" w:rsidR="00910E48" w:rsidRPr="004967F7" w:rsidRDefault="00910E48" w:rsidP="00910E48">
            <w:pPr>
              <w:pStyle w:val="StandardBox"/>
            </w:pPr>
            <w:commentRangeStart w:id="157"/>
            <w:commentRangeStart w:id="158"/>
            <w:r>
              <w:t>DSS010</w:t>
            </w:r>
            <w:commentRangeEnd w:id="157"/>
            <w:r w:rsidR="006C12D6">
              <w:rPr>
                <w:rStyle w:val="CommentReference"/>
              </w:rPr>
              <w:commentReference w:id="157"/>
            </w:r>
            <w:commentRangeEnd w:id="158"/>
            <w:r w:rsidR="00FF45F0">
              <w:rPr>
                <w:rStyle w:val="CommentReference"/>
              </w:rPr>
              <w:commentReference w:id="158"/>
            </w:r>
          </w:p>
        </w:tc>
        <w:tc>
          <w:tcPr>
            <w:tcW w:w="567" w:type="dxa"/>
          </w:tcPr>
          <w:p w14:paraId="35305C7A" w14:textId="60E01EBA" w:rsidR="00910E48" w:rsidRPr="004967F7" w:rsidRDefault="00910E48" w:rsidP="00910E48">
            <w:pPr>
              <w:pStyle w:val="StandardBox"/>
            </w:pPr>
            <w:r>
              <w:t>M</w:t>
            </w:r>
          </w:p>
        </w:tc>
        <w:tc>
          <w:tcPr>
            <w:tcW w:w="4819" w:type="dxa"/>
          </w:tcPr>
          <w:p w14:paraId="55AE917B" w14:textId="77777777" w:rsidR="00910E48" w:rsidRPr="004A2477" w:rsidRDefault="00910E48" w:rsidP="00910E48">
            <w:pPr>
              <w:pStyle w:val="StandardBox"/>
              <w:rPr>
                <w:b/>
                <w:bCs/>
              </w:rPr>
            </w:pPr>
            <w:commentRangeStart w:id="159"/>
            <w:commentRangeStart w:id="160"/>
            <w:commentRangeStart w:id="161"/>
            <w:commentRangeStart w:id="162"/>
            <w:commentRangeStart w:id="163"/>
            <w:r w:rsidRPr="004A2477">
              <w:rPr>
                <w:b/>
                <w:bCs/>
              </w:rPr>
              <w:t>Eindeutige Zuordnung von Dateneignern</w:t>
            </w:r>
            <w:commentRangeEnd w:id="159"/>
            <w:r>
              <w:rPr>
                <w:rStyle w:val="CommentReference"/>
              </w:rPr>
              <w:commentReference w:id="159"/>
            </w:r>
            <w:commentRangeEnd w:id="160"/>
            <w:r>
              <w:rPr>
                <w:rStyle w:val="CommentReference"/>
              </w:rPr>
              <w:commentReference w:id="160"/>
            </w:r>
            <w:commentRangeEnd w:id="161"/>
            <w:r w:rsidR="0047341E">
              <w:rPr>
                <w:rStyle w:val="CommentReference"/>
              </w:rPr>
              <w:commentReference w:id="161"/>
            </w:r>
            <w:commentRangeEnd w:id="162"/>
            <w:r w:rsidR="00355B11">
              <w:rPr>
                <w:rStyle w:val="CommentReference"/>
              </w:rPr>
              <w:commentReference w:id="162"/>
            </w:r>
          </w:p>
          <w:p w14:paraId="1B58829F" w14:textId="01071D4E" w:rsidR="00910E48" w:rsidRPr="004A2477" w:rsidRDefault="00910E48" w:rsidP="00910E48">
            <w:pPr>
              <w:pStyle w:val="StandardBox"/>
            </w:pPr>
            <w:r w:rsidRPr="004A2477">
              <w:t xml:space="preserve">Für jede Datensammlung muss ein Dateneigner bezeichnet werden. Dateneigner müssen im zentralen Inventar erfasst und bei Änderungen nachgetragen werden. Solange kein Dateneigner benannt ist, dürfen die betreffenden Daten nicht produktiv genutzt </w:t>
            </w:r>
            <w:commentRangeStart w:id="164"/>
            <w:r w:rsidRPr="004A2477">
              <w:t>werden</w:t>
            </w:r>
            <w:commentRangeEnd w:id="164"/>
            <w:r w:rsidR="00CD15C6">
              <w:rPr>
                <w:rStyle w:val="CommentReference"/>
              </w:rPr>
              <w:commentReference w:id="164"/>
            </w:r>
            <w:r w:rsidRPr="004A2477">
              <w:t>.</w:t>
            </w:r>
            <w:commentRangeEnd w:id="163"/>
            <w:r w:rsidR="00605697">
              <w:rPr>
                <w:rStyle w:val="CommentReference"/>
              </w:rPr>
              <w:commentReference w:id="163"/>
            </w:r>
          </w:p>
        </w:tc>
        <w:tc>
          <w:tcPr>
            <w:tcW w:w="3118" w:type="dxa"/>
          </w:tcPr>
          <w:p w14:paraId="2D97E07C" w14:textId="3535885F" w:rsidR="00910E48" w:rsidRPr="004A2477" w:rsidRDefault="00910E48" w:rsidP="00910E48">
            <w:pPr>
              <w:pStyle w:val="StandardBox"/>
              <w:rPr>
                <w:i/>
                <w:iCs/>
              </w:rPr>
            </w:pPr>
          </w:p>
        </w:tc>
      </w:tr>
      <w:tr w:rsidR="00910E48" w:rsidRPr="004A2477" w14:paraId="49D125BC" w14:textId="77777777" w:rsidTr="001D0B13">
        <w:trPr>
          <w:cantSplit/>
        </w:trPr>
        <w:tc>
          <w:tcPr>
            <w:tcW w:w="850" w:type="dxa"/>
          </w:tcPr>
          <w:p w14:paraId="536E731E" w14:textId="77777777" w:rsidR="00910E48" w:rsidRDefault="00910E48" w:rsidP="00910E48">
            <w:pPr>
              <w:pStyle w:val="StandardBox"/>
            </w:pPr>
            <w:hyperlink r:id="rId21" w:history="1">
              <w:r w:rsidRPr="00353D40">
                <w:rPr>
                  <w:rStyle w:val="Hyperlink"/>
                </w:rPr>
                <w:t>ITSA-56</w:t>
              </w:r>
            </w:hyperlink>
          </w:p>
          <w:p w14:paraId="77D8532C" w14:textId="65A65D79" w:rsidR="00910E48" w:rsidRPr="004A2477" w:rsidRDefault="00910E48" w:rsidP="00910E48">
            <w:pPr>
              <w:pStyle w:val="StandardBox"/>
            </w:pPr>
            <w:r w:rsidRPr="00910E48">
              <w:rPr>
                <w:rStyle w:val="StandardBoxmicroRefChar"/>
              </w:rPr>
              <w:t>GI-2-L2</w:t>
            </w:r>
          </w:p>
        </w:tc>
        <w:tc>
          <w:tcPr>
            <w:tcW w:w="850" w:type="dxa"/>
          </w:tcPr>
          <w:p w14:paraId="40FBC3C2" w14:textId="548E7662" w:rsidR="00910E48" w:rsidRPr="004A2477" w:rsidRDefault="00910E48" w:rsidP="00910E48">
            <w:pPr>
              <w:pStyle w:val="StandardBox"/>
            </w:pPr>
            <w:commentRangeStart w:id="165"/>
            <w:r>
              <w:t>DSS011</w:t>
            </w:r>
            <w:commentRangeEnd w:id="165"/>
            <w:r w:rsidR="006C12D6">
              <w:rPr>
                <w:rStyle w:val="CommentReference"/>
              </w:rPr>
              <w:commentReference w:id="165"/>
            </w:r>
          </w:p>
        </w:tc>
        <w:tc>
          <w:tcPr>
            <w:tcW w:w="567" w:type="dxa"/>
          </w:tcPr>
          <w:p w14:paraId="1591BE39" w14:textId="2EE99F94" w:rsidR="00910E48" w:rsidRPr="004A2477" w:rsidRDefault="00910E48" w:rsidP="00910E48">
            <w:pPr>
              <w:pStyle w:val="StandardBox"/>
            </w:pPr>
            <w:r>
              <w:t>M</w:t>
            </w:r>
          </w:p>
        </w:tc>
        <w:tc>
          <w:tcPr>
            <w:tcW w:w="4819" w:type="dxa"/>
          </w:tcPr>
          <w:p w14:paraId="133B54E5" w14:textId="77777777" w:rsidR="00910E48" w:rsidRPr="004A2477" w:rsidRDefault="00910E48" w:rsidP="00910E48">
            <w:pPr>
              <w:pStyle w:val="StandardBox"/>
              <w:rPr>
                <w:b/>
                <w:bCs/>
              </w:rPr>
            </w:pPr>
            <w:commentRangeStart w:id="166"/>
            <w:commentRangeStart w:id="167"/>
            <w:r w:rsidRPr="004A2477">
              <w:rPr>
                <w:b/>
                <w:bCs/>
              </w:rPr>
              <w:t>Korrekte Datenklassifizierung nach Bankstandard</w:t>
            </w:r>
          </w:p>
          <w:p w14:paraId="529439B1" w14:textId="1AFFE0A4" w:rsidR="00910E48" w:rsidRPr="004A2477" w:rsidRDefault="00910E48" w:rsidP="00910E48">
            <w:pPr>
              <w:pStyle w:val="StandardBox"/>
            </w:pPr>
            <w:r w:rsidRPr="004A2477">
              <w:t>Die Funktionalität zur Klassifizierung der Daten muss bereit</w:t>
            </w:r>
            <w:r>
              <w:t>ge</w:t>
            </w:r>
            <w:r w:rsidRPr="004A2477">
              <w:t xml:space="preserve">stellt werden. </w:t>
            </w:r>
          </w:p>
          <w:p w14:paraId="4D89FF69" w14:textId="42183EAE" w:rsidR="00910E48" w:rsidRPr="004A2477" w:rsidRDefault="00910E48" w:rsidP="00910E48">
            <w:pPr>
              <w:pStyle w:val="StandardBox"/>
            </w:pPr>
            <w:r w:rsidRPr="004A2477">
              <w:t>Die Klassifizierung muss gemäss BW 1101 "Schutz und Klassifizierung von Informationen" vorgenommen werden.</w:t>
            </w:r>
          </w:p>
          <w:p w14:paraId="0A48287B" w14:textId="1B230995" w:rsidR="00910E48" w:rsidRPr="004A2477" w:rsidRDefault="00910E48" w:rsidP="00910E48">
            <w:pPr>
              <w:pStyle w:val="StandardBox"/>
            </w:pPr>
            <w:r w:rsidRPr="004A2477">
              <w:t xml:space="preserve">Der Dateneigner muss </w:t>
            </w:r>
            <w:r>
              <w:t xml:space="preserve">die </w:t>
            </w:r>
            <w:r w:rsidRPr="004A2477">
              <w:t xml:space="preserve">korrekte Klassifikation der Daten sicherstellen. Die Erfassung soll pro Datei, Datensatz, Datensammlung oder systemübergreifend erfolgen. </w:t>
            </w:r>
          </w:p>
          <w:p w14:paraId="663493E8" w14:textId="0EF21107" w:rsidR="00910E48" w:rsidRPr="004A2477" w:rsidRDefault="00910E48" w:rsidP="00910E48">
            <w:pPr>
              <w:pStyle w:val="StandardBox"/>
            </w:pPr>
            <w:r w:rsidRPr="004A2477">
              <w:t>Die Entscheidung über die Granularität obliegt dem Dateneigner. Wo vom Dateneigner angefordert</w:t>
            </w:r>
            <w:r>
              <w:t xml:space="preserve"> und mit vertretbarem Aufwand technisch umsetzbar ist</w:t>
            </w:r>
            <w:r w:rsidRPr="004A2477">
              <w:t xml:space="preserve">, muss die </w:t>
            </w:r>
            <w:r>
              <w:t xml:space="preserve">Applikation die </w:t>
            </w:r>
            <w:r w:rsidRPr="004A2477">
              <w:t>Klassifizierung erzw</w:t>
            </w:r>
            <w:r>
              <w:t>ingen</w:t>
            </w:r>
            <w:r w:rsidRPr="004A2477">
              <w:t>.</w:t>
            </w:r>
            <w:commentRangeEnd w:id="166"/>
            <w:r w:rsidR="00CD15C6">
              <w:rPr>
                <w:rStyle w:val="CommentReference"/>
              </w:rPr>
              <w:commentReference w:id="166"/>
            </w:r>
            <w:commentRangeEnd w:id="167"/>
            <w:r w:rsidR="00433C37">
              <w:rPr>
                <w:rStyle w:val="CommentReference"/>
              </w:rPr>
              <w:commentReference w:id="167"/>
            </w:r>
          </w:p>
        </w:tc>
        <w:tc>
          <w:tcPr>
            <w:tcW w:w="3118" w:type="dxa"/>
          </w:tcPr>
          <w:p w14:paraId="3663FB07" w14:textId="7F6FCFC2" w:rsidR="00910E48" w:rsidRDefault="00910E48" w:rsidP="00910E48">
            <w:pPr>
              <w:pStyle w:val="StandardBox"/>
              <w:rPr>
                <w:i/>
                <w:iCs/>
              </w:rPr>
            </w:pPr>
            <w:r>
              <w:rPr>
                <w:i/>
                <w:iCs/>
              </w:rPr>
              <w:t xml:space="preserve">Hinweis: </w:t>
            </w:r>
            <w:r w:rsidRPr="004A2477">
              <w:rPr>
                <w:i/>
                <w:iCs/>
              </w:rPr>
              <w:t>IT-Assets wie Datenbanken könnten als Ganzes, anstatt auf Tabellen-, Eintrags- oder Spaltenebene, klassifiziert werden.</w:t>
            </w:r>
          </w:p>
          <w:p w14:paraId="32D78958" w14:textId="599D54A7" w:rsidR="00F24EC4" w:rsidRPr="00F24EC4" w:rsidRDefault="00F24EC4" w:rsidP="00910E48">
            <w:pPr>
              <w:pStyle w:val="StandardBox"/>
              <w:rPr>
                <w:i/>
                <w:iCs/>
              </w:rPr>
            </w:pPr>
            <w:commentRangeStart w:id="168"/>
            <w:r>
              <w:rPr>
                <w:i/>
                <w:iCs/>
              </w:rPr>
              <w:t xml:space="preserve">Hinweis: BW 1101 </w:t>
            </w:r>
            <w:r w:rsidRPr="00F24EC4">
              <w:rPr>
                <w:i/>
                <w:iCs/>
              </w:rPr>
              <w:t xml:space="preserve">gibt im Moment nur die Klassifizierung </w:t>
            </w:r>
            <w:r>
              <w:rPr>
                <w:i/>
                <w:iCs/>
              </w:rPr>
              <w:t>nach</w:t>
            </w:r>
            <w:r w:rsidRPr="00F24EC4">
              <w:rPr>
                <w:i/>
                <w:iCs/>
              </w:rPr>
              <w:t xml:space="preserve"> Vertraulichkeit (C) vor. </w:t>
            </w:r>
            <w:r>
              <w:rPr>
                <w:i/>
                <w:iCs/>
              </w:rPr>
              <w:t>Somit kann d</w:t>
            </w:r>
            <w:r w:rsidRPr="00F24EC4">
              <w:rPr>
                <w:i/>
                <w:iCs/>
              </w:rPr>
              <w:t>as Prinzip [</w:t>
            </w:r>
            <w:r w:rsidRPr="00F24EC4">
              <w:rPr>
                <w:i/>
                <w:iCs/>
              </w:rPr>
              <w:fldChar w:fldCharType="begin"/>
            </w:r>
            <w:r w:rsidRPr="00F24EC4">
              <w:rPr>
                <w:i/>
                <w:iCs/>
              </w:rPr>
              <w:instrText xml:space="preserve"> REF Prinzip_Klassifizierung \h  \* MERGEFORMAT </w:instrText>
            </w:r>
            <w:r w:rsidRPr="00F24EC4">
              <w:rPr>
                <w:i/>
                <w:iCs/>
              </w:rPr>
            </w:r>
            <w:r w:rsidRPr="00F24EC4">
              <w:rPr>
                <w:i/>
                <w:iCs/>
              </w:rPr>
              <w:fldChar w:fldCharType="separate"/>
            </w:r>
            <w:r w:rsidRPr="00F24EC4">
              <w:rPr>
                <w:i/>
                <w:iCs/>
              </w:rPr>
              <w:t>DSS-P2</w:t>
            </w:r>
            <w:r w:rsidRPr="00F24EC4">
              <w:rPr>
                <w:i/>
                <w:iCs/>
              </w:rPr>
              <w:fldChar w:fldCharType="end"/>
            </w:r>
            <w:r w:rsidRPr="00F24EC4">
              <w:rPr>
                <w:i/>
                <w:iCs/>
              </w:rPr>
              <w:t>] zurzeit betreffend die Klassifizierung nach Integrität (I) und Verfügbarkeit (A) nicht erfüllt werden</w:t>
            </w:r>
            <w:commentRangeEnd w:id="168"/>
            <w:r w:rsidR="006C12D6">
              <w:rPr>
                <w:rStyle w:val="CommentReference"/>
              </w:rPr>
              <w:commentReference w:id="168"/>
            </w:r>
            <w:r w:rsidRPr="00F24EC4">
              <w:rPr>
                <w:i/>
                <w:iCs/>
              </w:rPr>
              <w:t>.</w:t>
            </w:r>
          </w:p>
          <w:p w14:paraId="0A1B0666" w14:textId="61071CFB" w:rsidR="00910E48" w:rsidRPr="004A2477" w:rsidRDefault="00910E48" w:rsidP="00910E48">
            <w:pPr>
              <w:pStyle w:val="StandardBox"/>
              <w:rPr>
                <w:i/>
                <w:iCs/>
              </w:rPr>
            </w:pPr>
            <w:r>
              <w:rPr>
                <w:i/>
                <w:iCs/>
              </w:rPr>
              <w:t>Hinweis:</w:t>
            </w:r>
            <w:r w:rsidR="000364B5">
              <w:rPr>
                <w:i/>
                <w:iCs/>
              </w:rPr>
              <w:t xml:space="preserve"> </w:t>
            </w:r>
            <w:r>
              <w:rPr>
                <w:i/>
                <w:iCs/>
              </w:rPr>
              <w:t xml:space="preserve">Das Erzwingen der Klassifikation kann beispielweise so umgesetzt werden, dass ein Dokument nicht gespeichert werden kann, bevor </w:t>
            </w:r>
            <w:r w:rsidR="00A02A74">
              <w:rPr>
                <w:i/>
                <w:iCs/>
              </w:rPr>
              <w:t xml:space="preserve">dessen </w:t>
            </w:r>
            <w:r>
              <w:rPr>
                <w:i/>
                <w:iCs/>
              </w:rPr>
              <w:t xml:space="preserve">Klassifizierung angegeben ist. </w:t>
            </w:r>
          </w:p>
        </w:tc>
      </w:tr>
      <w:tr w:rsidR="00910E48" w:rsidRPr="004967F7" w14:paraId="25A14904" w14:textId="77777777" w:rsidTr="001D0B13">
        <w:trPr>
          <w:cantSplit/>
        </w:trPr>
        <w:tc>
          <w:tcPr>
            <w:tcW w:w="850" w:type="dxa"/>
          </w:tcPr>
          <w:p w14:paraId="7684A543" w14:textId="77777777" w:rsidR="00910E48" w:rsidRDefault="00910E48" w:rsidP="00910E48">
            <w:pPr>
              <w:pStyle w:val="StandardBox"/>
            </w:pPr>
            <w:hyperlink r:id="rId22" w:history="1">
              <w:r w:rsidRPr="00353D40">
                <w:rPr>
                  <w:rStyle w:val="Hyperlink"/>
                </w:rPr>
                <w:t>ITSA-56</w:t>
              </w:r>
            </w:hyperlink>
          </w:p>
          <w:p w14:paraId="4137DAAE" w14:textId="58BB442A" w:rsidR="00910E48" w:rsidRPr="004A2477" w:rsidRDefault="00910E48" w:rsidP="00910E48">
            <w:pPr>
              <w:pStyle w:val="StandardBox"/>
            </w:pPr>
            <w:r w:rsidRPr="00910E48">
              <w:rPr>
                <w:rStyle w:val="StandardBoxmicroRefChar"/>
              </w:rPr>
              <w:t>AM-1-L1</w:t>
            </w:r>
            <w:r>
              <w:rPr>
                <w:rStyle w:val="StandardBoxmicroRefChar"/>
              </w:rPr>
              <w:br/>
            </w:r>
            <w:r w:rsidRPr="00910E48">
              <w:rPr>
                <w:rStyle w:val="StandardBoxmicroRefChar"/>
              </w:rPr>
              <w:t>AM-1-L2</w:t>
            </w:r>
            <w:r>
              <w:rPr>
                <w:rStyle w:val="StandardBoxmicroRefChar"/>
              </w:rPr>
              <w:br/>
            </w:r>
            <w:r w:rsidRPr="00910E48">
              <w:rPr>
                <w:rStyle w:val="StandardBoxmicroRefChar"/>
              </w:rPr>
              <w:t>AM-1-L3</w:t>
            </w:r>
          </w:p>
        </w:tc>
        <w:tc>
          <w:tcPr>
            <w:tcW w:w="850" w:type="dxa"/>
          </w:tcPr>
          <w:p w14:paraId="16CD213A" w14:textId="6D61D7DB" w:rsidR="00910E48" w:rsidRPr="004A2477" w:rsidRDefault="00910E48" w:rsidP="00910E48">
            <w:pPr>
              <w:pStyle w:val="StandardBox"/>
            </w:pPr>
            <w:r>
              <w:t>DSS012</w:t>
            </w:r>
          </w:p>
        </w:tc>
        <w:tc>
          <w:tcPr>
            <w:tcW w:w="567" w:type="dxa"/>
          </w:tcPr>
          <w:p w14:paraId="568063A5" w14:textId="1791A04B" w:rsidR="00910E48" w:rsidRPr="004A2477" w:rsidRDefault="00910E48" w:rsidP="00910E48">
            <w:pPr>
              <w:pStyle w:val="StandardBox"/>
            </w:pPr>
            <w:r>
              <w:t>M</w:t>
            </w:r>
          </w:p>
        </w:tc>
        <w:tc>
          <w:tcPr>
            <w:tcW w:w="4819" w:type="dxa"/>
          </w:tcPr>
          <w:p w14:paraId="24E17814" w14:textId="225C1F81" w:rsidR="00910E48" w:rsidRPr="004A2477" w:rsidRDefault="00910E48" w:rsidP="00910E48">
            <w:pPr>
              <w:pStyle w:val="StandardBox"/>
              <w:rPr>
                <w:b/>
                <w:bCs/>
              </w:rPr>
            </w:pPr>
            <w:r w:rsidRPr="004A2477">
              <w:rPr>
                <w:b/>
                <w:bCs/>
              </w:rPr>
              <w:t xml:space="preserve">Sichtbare </w:t>
            </w:r>
            <w:commentRangeStart w:id="169"/>
            <w:r w:rsidRPr="004A2477">
              <w:rPr>
                <w:b/>
                <w:bCs/>
              </w:rPr>
              <w:t>Datenkennzeichnung</w:t>
            </w:r>
            <w:commentRangeEnd w:id="169"/>
            <w:r w:rsidR="008655F7">
              <w:rPr>
                <w:rStyle w:val="CommentReference"/>
              </w:rPr>
              <w:commentReference w:id="169"/>
            </w:r>
            <w:r w:rsidRPr="004A2477">
              <w:rPr>
                <w:b/>
                <w:bCs/>
              </w:rPr>
              <w:t xml:space="preserve"> entlang des </w:t>
            </w:r>
            <w:commentRangeStart w:id="170"/>
            <w:proofErr w:type="spellStart"/>
            <w:r w:rsidRPr="004A2477">
              <w:rPr>
                <w:b/>
                <w:bCs/>
              </w:rPr>
              <w:t>Lebenszyklu</w:t>
            </w:r>
            <w:r>
              <w:rPr>
                <w:b/>
                <w:bCs/>
              </w:rPr>
              <w:t>s</w:t>
            </w:r>
            <w:r w:rsidRPr="004A2477">
              <w:rPr>
                <w:b/>
                <w:bCs/>
              </w:rPr>
              <w:t>s</w:t>
            </w:r>
            <w:r>
              <w:rPr>
                <w:b/>
                <w:bCs/>
              </w:rPr>
              <w:t>es</w:t>
            </w:r>
            <w:commentRangeEnd w:id="170"/>
            <w:proofErr w:type="spellEnd"/>
            <w:r w:rsidR="00B2028A">
              <w:rPr>
                <w:rStyle w:val="CommentReference"/>
              </w:rPr>
              <w:commentReference w:id="170"/>
            </w:r>
          </w:p>
          <w:p w14:paraId="167B85EA" w14:textId="5F2BC8CB" w:rsidR="00910E48" w:rsidRPr="004967F7" w:rsidRDefault="00910E48" w:rsidP="00910E48">
            <w:pPr>
              <w:pStyle w:val="StandardBox"/>
              <w:rPr>
                <w:b/>
                <w:bCs/>
              </w:rPr>
            </w:pPr>
            <w:r w:rsidRPr="004A2477">
              <w:t xml:space="preserve">Die Klassifizierung der Daten muss an den Daten </w:t>
            </w:r>
            <w:commentRangeStart w:id="171"/>
            <w:commentRangeStart w:id="172"/>
            <w:commentRangeStart w:id="173"/>
            <w:r w:rsidRPr="004A2477">
              <w:t>sichtbar</w:t>
            </w:r>
            <w:commentRangeEnd w:id="171"/>
            <w:r w:rsidR="00605697">
              <w:rPr>
                <w:rStyle w:val="CommentReference"/>
              </w:rPr>
              <w:commentReference w:id="171"/>
            </w:r>
            <w:commentRangeEnd w:id="172"/>
            <w:r w:rsidR="00B2028A">
              <w:rPr>
                <w:rStyle w:val="CommentReference"/>
              </w:rPr>
              <w:commentReference w:id="172"/>
            </w:r>
            <w:commentRangeEnd w:id="173"/>
            <w:r w:rsidR="00A9321B">
              <w:rPr>
                <w:rStyle w:val="CommentReference"/>
              </w:rPr>
              <w:commentReference w:id="173"/>
            </w:r>
            <w:r w:rsidRPr="004A2477">
              <w:t xml:space="preserve"> sein oder anderswertig als Metadaten mitgeführt werden. Sobald Daten eine Applikation verlassen, muss die Klassifikation nachvollziehbar mitgeführt </w:t>
            </w:r>
            <w:commentRangeStart w:id="174"/>
            <w:r w:rsidRPr="004A2477">
              <w:t>werden</w:t>
            </w:r>
            <w:commentRangeEnd w:id="174"/>
            <w:r w:rsidR="00CD15C6">
              <w:rPr>
                <w:rStyle w:val="CommentReference"/>
              </w:rPr>
              <w:commentReference w:id="174"/>
            </w:r>
            <w:r w:rsidRPr="004A2477">
              <w:t>.</w:t>
            </w:r>
          </w:p>
        </w:tc>
        <w:tc>
          <w:tcPr>
            <w:tcW w:w="3118" w:type="dxa"/>
          </w:tcPr>
          <w:p w14:paraId="1BCD14BD" w14:textId="7C32162E" w:rsidR="00910E48" w:rsidRPr="004967F7" w:rsidRDefault="00910E48" w:rsidP="00910E48">
            <w:pPr>
              <w:pStyle w:val="StandardBox"/>
              <w:rPr>
                <w:i/>
                <w:iCs/>
              </w:rPr>
            </w:pPr>
          </w:p>
        </w:tc>
      </w:tr>
    </w:tbl>
    <w:p w14:paraId="647E2EE0" w14:textId="41E045EF" w:rsidR="00EA065F" w:rsidRPr="004967F7" w:rsidRDefault="00EA065F" w:rsidP="00EA065F">
      <w:pPr>
        <w:pStyle w:val="Heading3"/>
      </w:pPr>
      <w:bookmarkStart w:id="175" w:name="_Toc211667089"/>
      <w:commentRangeStart w:id="176"/>
      <w:r w:rsidRPr="004967F7">
        <w:t>Schutz von Daten während der Übertragung</w:t>
      </w:r>
      <w:bookmarkEnd w:id="175"/>
      <w:commentRangeEnd w:id="176"/>
      <w:r w:rsidR="00FF45F0">
        <w:rPr>
          <w:rStyle w:val="CommentReference"/>
          <w:rFonts w:ascii="Times New Roman" w:eastAsiaTheme="minorHAnsi" w:hAnsi="Times New Roman" w:cstheme="minorBidi"/>
          <w:b w:val="0"/>
          <w:bCs w:val="0"/>
        </w:rPr>
        <w:commentReference w:id="176"/>
      </w:r>
    </w:p>
    <w:tbl>
      <w:tblPr>
        <w:tblStyle w:val="TableGrid"/>
        <w:tblW w:w="10204" w:type="dxa"/>
        <w:tblCellMar>
          <w:left w:w="28" w:type="dxa"/>
          <w:right w:w="28" w:type="dxa"/>
        </w:tblCellMar>
        <w:tblLook w:val="04A0" w:firstRow="1" w:lastRow="0" w:firstColumn="1" w:lastColumn="0" w:noHBand="0" w:noVBand="1"/>
      </w:tblPr>
      <w:tblGrid>
        <w:gridCol w:w="847"/>
        <w:gridCol w:w="848"/>
        <w:gridCol w:w="619"/>
        <w:gridCol w:w="4793"/>
        <w:gridCol w:w="3097"/>
      </w:tblGrid>
      <w:tr w:rsidR="00EA065F" w:rsidRPr="004967F7" w14:paraId="386638E0" w14:textId="77777777" w:rsidTr="001D0B13">
        <w:trPr>
          <w:cantSplit/>
          <w:tblHeader/>
        </w:trPr>
        <w:tc>
          <w:tcPr>
            <w:tcW w:w="850" w:type="dxa"/>
            <w:shd w:val="clear" w:color="auto" w:fill="E5E5E5" w:themeFill="text1" w:themeFillTint="1A"/>
          </w:tcPr>
          <w:p w14:paraId="6FFAAA80" w14:textId="77777777" w:rsidR="00EA065F" w:rsidRPr="004967F7" w:rsidRDefault="00EA065F" w:rsidP="001D0B13">
            <w:pPr>
              <w:pStyle w:val="StandardBoxfett"/>
            </w:pPr>
            <w:r w:rsidRPr="004967F7">
              <w:t>AN_ID</w:t>
            </w:r>
          </w:p>
        </w:tc>
        <w:tc>
          <w:tcPr>
            <w:tcW w:w="850" w:type="dxa"/>
            <w:shd w:val="clear" w:color="auto" w:fill="E5E5E5" w:themeFill="text1" w:themeFillTint="1A"/>
          </w:tcPr>
          <w:p w14:paraId="7E6BDE7E" w14:textId="77777777" w:rsidR="00EA065F" w:rsidRPr="004967F7" w:rsidRDefault="00EA065F" w:rsidP="001D0B13">
            <w:pPr>
              <w:pStyle w:val="StandardBoxfett"/>
            </w:pPr>
            <w:r w:rsidRPr="004967F7">
              <w:t>AV_ID</w:t>
            </w:r>
          </w:p>
        </w:tc>
        <w:tc>
          <w:tcPr>
            <w:tcW w:w="567" w:type="dxa"/>
            <w:shd w:val="clear" w:color="auto" w:fill="E5E5E5" w:themeFill="text1" w:themeFillTint="1A"/>
          </w:tcPr>
          <w:p w14:paraId="0B437A7E" w14:textId="77777777" w:rsidR="00EA065F" w:rsidRPr="004967F7" w:rsidRDefault="00EA065F" w:rsidP="001D0B13">
            <w:pPr>
              <w:pStyle w:val="StandardBoxfett"/>
            </w:pPr>
            <w:r w:rsidRPr="004967F7">
              <w:t>Art</w:t>
            </w:r>
          </w:p>
        </w:tc>
        <w:tc>
          <w:tcPr>
            <w:tcW w:w="4819" w:type="dxa"/>
            <w:shd w:val="clear" w:color="auto" w:fill="E5E5E5" w:themeFill="text1" w:themeFillTint="1A"/>
          </w:tcPr>
          <w:p w14:paraId="36BEEAD9" w14:textId="77777777" w:rsidR="00EA065F" w:rsidRPr="004967F7" w:rsidRDefault="00EA065F" w:rsidP="001D0B13">
            <w:pPr>
              <w:pStyle w:val="StandardBoxfett"/>
            </w:pPr>
            <w:r w:rsidRPr="004967F7">
              <w:t>Vorgabe</w:t>
            </w:r>
          </w:p>
        </w:tc>
        <w:tc>
          <w:tcPr>
            <w:tcW w:w="3118" w:type="dxa"/>
            <w:shd w:val="clear" w:color="auto" w:fill="E5E5E5" w:themeFill="text1" w:themeFillTint="1A"/>
          </w:tcPr>
          <w:p w14:paraId="55444DB7" w14:textId="77777777" w:rsidR="00EA065F" w:rsidRPr="004967F7" w:rsidRDefault="00EA065F" w:rsidP="001D0B13">
            <w:pPr>
              <w:pStyle w:val="StandardBoxfett"/>
            </w:pPr>
            <w:r w:rsidRPr="004967F7">
              <w:t>Bemerkung / Beispiele</w:t>
            </w:r>
          </w:p>
        </w:tc>
      </w:tr>
      <w:tr w:rsidR="00910E48" w:rsidRPr="004967F7" w14:paraId="3C100D66" w14:textId="77777777" w:rsidTr="00960719">
        <w:trPr>
          <w:cantSplit/>
          <w:trHeight w:val="996"/>
        </w:trPr>
        <w:tc>
          <w:tcPr>
            <w:tcW w:w="850" w:type="dxa"/>
            <w:vMerge w:val="restart"/>
          </w:tcPr>
          <w:p w14:paraId="6BDF5332" w14:textId="77777777" w:rsidR="00910E48" w:rsidRDefault="00910E48" w:rsidP="00910E48">
            <w:pPr>
              <w:pStyle w:val="StandardBox"/>
            </w:pPr>
            <w:hyperlink r:id="rId23" w:history="1">
              <w:r w:rsidRPr="00353D40">
                <w:rPr>
                  <w:rStyle w:val="Hyperlink"/>
                </w:rPr>
                <w:t>ITSA-56</w:t>
              </w:r>
            </w:hyperlink>
          </w:p>
          <w:p w14:paraId="08BF3D89" w14:textId="344A9150" w:rsidR="00910E48" w:rsidRPr="004967F7" w:rsidRDefault="00910E48" w:rsidP="00910E48">
            <w:pPr>
              <w:pStyle w:val="StandardBox"/>
            </w:pPr>
            <w:r w:rsidRPr="00910E48">
              <w:rPr>
                <w:rStyle w:val="StandardBoxmicroRefChar"/>
              </w:rPr>
              <w:t>NS-3-L1</w:t>
            </w:r>
          </w:p>
        </w:tc>
        <w:tc>
          <w:tcPr>
            <w:tcW w:w="850" w:type="dxa"/>
            <w:vMerge w:val="restart"/>
          </w:tcPr>
          <w:p w14:paraId="2BA859E8" w14:textId="1CB0FCDC" w:rsidR="00910E48" w:rsidRPr="004967F7" w:rsidRDefault="00910E48" w:rsidP="00910E48">
            <w:pPr>
              <w:pStyle w:val="StandardBox"/>
            </w:pPr>
            <w:r>
              <w:t>DSS020</w:t>
            </w:r>
          </w:p>
        </w:tc>
        <w:tc>
          <w:tcPr>
            <w:tcW w:w="567" w:type="dxa"/>
          </w:tcPr>
          <w:p w14:paraId="748DF3E7" w14:textId="16C8EE03" w:rsidR="00910E48" w:rsidRPr="004967F7" w:rsidRDefault="00910E48" w:rsidP="00910E48">
            <w:pPr>
              <w:pStyle w:val="StandardBox"/>
            </w:pPr>
            <w:commentRangeStart w:id="177"/>
            <w:r>
              <w:t>S</w:t>
            </w:r>
            <w:commentRangeEnd w:id="177"/>
            <w:r w:rsidR="00AD206A">
              <w:rPr>
                <w:rStyle w:val="CommentReference"/>
              </w:rPr>
              <w:commentReference w:id="177"/>
            </w:r>
          </w:p>
        </w:tc>
        <w:tc>
          <w:tcPr>
            <w:tcW w:w="4819" w:type="dxa"/>
          </w:tcPr>
          <w:p w14:paraId="2C5ED573" w14:textId="05D081CC" w:rsidR="00910E48" w:rsidRPr="004967F7" w:rsidRDefault="00910E48" w:rsidP="00910E48">
            <w:pPr>
              <w:pStyle w:val="StandardBox"/>
              <w:rPr>
                <w:b/>
                <w:bCs/>
              </w:rPr>
            </w:pPr>
            <w:r>
              <w:rPr>
                <w:b/>
                <w:bCs/>
              </w:rPr>
              <w:t>V</w:t>
            </w:r>
            <w:r w:rsidRPr="004967F7">
              <w:rPr>
                <w:b/>
                <w:bCs/>
              </w:rPr>
              <w:t>erschlüsselung während der Übertragung</w:t>
            </w:r>
          </w:p>
          <w:p w14:paraId="484178EB" w14:textId="52BDAC78" w:rsidR="00910E48" w:rsidRDefault="00910E48" w:rsidP="00910E48">
            <w:pPr>
              <w:pStyle w:val="StandardBox"/>
            </w:pPr>
            <w:commentRangeStart w:id="178"/>
            <w:r w:rsidRPr="004967F7">
              <w:t xml:space="preserve">Datenübertragungen </w:t>
            </w:r>
            <w:commentRangeEnd w:id="178"/>
            <w:r w:rsidR="00CD15C6">
              <w:rPr>
                <w:rStyle w:val="CommentReference"/>
              </w:rPr>
              <w:commentReference w:id="178"/>
            </w:r>
            <w:r w:rsidRPr="004967F7">
              <w:t xml:space="preserve">zwischen </w:t>
            </w:r>
            <w:commentRangeStart w:id="179"/>
            <w:commentRangeStart w:id="180"/>
            <w:r w:rsidRPr="004967F7">
              <w:t>der Applikation</w:t>
            </w:r>
            <w:commentRangeEnd w:id="179"/>
            <w:r w:rsidR="00CD15C6">
              <w:rPr>
                <w:rStyle w:val="CommentReference"/>
              </w:rPr>
              <w:commentReference w:id="179"/>
            </w:r>
            <w:commentRangeEnd w:id="180"/>
            <w:r w:rsidR="00AD206A">
              <w:rPr>
                <w:rStyle w:val="CommentReference"/>
              </w:rPr>
              <w:commentReference w:id="180"/>
            </w:r>
            <w:r w:rsidRPr="004967F7">
              <w:t xml:space="preserve"> und externen Systemen </w:t>
            </w:r>
            <w:r>
              <w:t xml:space="preserve">müssen </w:t>
            </w:r>
            <w:r w:rsidRPr="004967F7">
              <w:t xml:space="preserve">durch </w:t>
            </w:r>
            <w:commentRangeStart w:id="181"/>
            <w:r w:rsidRPr="004967F7">
              <w:t xml:space="preserve">Transportverschlüsselung </w:t>
            </w:r>
            <w:commentRangeEnd w:id="181"/>
            <w:r w:rsidR="009D411B">
              <w:rPr>
                <w:rStyle w:val="CommentReference"/>
              </w:rPr>
              <w:commentReference w:id="181"/>
            </w:r>
            <w:r>
              <w:t xml:space="preserve">gemäss </w:t>
            </w:r>
            <w:r w:rsidRPr="004967F7">
              <w:t xml:space="preserve">ITSM-S-1001 Standard zur Kryptographie geschützt </w:t>
            </w:r>
            <w:r>
              <w:t>sein</w:t>
            </w:r>
            <w:r w:rsidRPr="004967F7">
              <w:t xml:space="preserve">. </w:t>
            </w:r>
            <w:r>
              <w:t>N</w:t>
            </w:r>
            <w:r w:rsidRPr="004967F7">
              <w:t>icht konforme oder veraltete Protokolle dürfen nicht verwendet werden.</w:t>
            </w:r>
          </w:p>
          <w:p w14:paraId="04D2EC94" w14:textId="355FB6A4" w:rsidR="00910E48" w:rsidRPr="004967F7" w:rsidRDefault="00910E48" w:rsidP="00910E48">
            <w:pPr>
              <w:pStyle w:val="StandardBox"/>
            </w:pPr>
            <w:r w:rsidRPr="00FB4625">
              <w:rPr>
                <w:b/>
                <w:bCs/>
              </w:rPr>
              <w:t>GS:</w:t>
            </w:r>
            <w:r w:rsidRPr="00B55656">
              <w:t xml:space="preserve"> Die Übertragung zwischen internen</w:t>
            </w:r>
            <w:r>
              <w:t xml:space="preserve"> Systemen </w:t>
            </w:r>
            <w:r w:rsidRPr="00726BE9">
              <w:t>soll</w:t>
            </w:r>
            <w:r>
              <w:t xml:space="preserve"> verschlüsselt werden.</w:t>
            </w:r>
          </w:p>
        </w:tc>
        <w:tc>
          <w:tcPr>
            <w:tcW w:w="3118" w:type="dxa"/>
            <w:vMerge w:val="restart"/>
          </w:tcPr>
          <w:p w14:paraId="2ACAAB08" w14:textId="2F466E1D" w:rsidR="00910E48" w:rsidRPr="004967F7" w:rsidRDefault="00910E48" w:rsidP="00910E48">
            <w:pPr>
              <w:pStyle w:val="StandardBox"/>
              <w:rPr>
                <w:i/>
                <w:iCs/>
                <w:highlight w:val="yellow"/>
              </w:rPr>
            </w:pPr>
          </w:p>
        </w:tc>
      </w:tr>
      <w:tr w:rsidR="00910E48" w:rsidRPr="004967F7" w14:paraId="4FCC605F" w14:textId="77777777" w:rsidTr="00960719">
        <w:trPr>
          <w:cantSplit/>
          <w:trHeight w:val="47"/>
        </w:trPr>
        <w:tc>
          <w:tcPr>
            <w:tcW w:w="850" w:type="dxa"/>
            <w:vMerge/>
          </w:tcPr>
          <w:p w14:paraId="721F546F" w14:textId="77777777" w:rsidR="00910E48" w:rsidRPr="004967F7" w:rsidRDefault="00910E48" w:rsidP="00910E48">
            <w:pPr>
              <w:pStyle w:val="StandardBox"/>
            </w:pPr>
          </w:p>
        </w:tc>
        <w:tc>
          <w:tcPr>
            <w:tcW w:w="850" w:type="dxa"/>
            <w:vMerge/>
          </w:tcPr>
          <w:p w14:paraId="36F72CAC" w14:textId="77777777" w:rsidR="00910E48" w:rsidRPr="004967F7" w:rsidRDefault="00910E48" w:rsidP="00910E48">
            <w:pPr>
              <w:pStyle w:val="StandardBox"/>
            </w:pPr>
          </w:p>
        </w:tc>
        <w:tc>
          <w:tcPr>
            <w:tcW w:w="567" w:type="dxa"/>
          </w:tcPr>
          <w:p w14:paraId="4379902F" w14:textId="391286C4" w:rsidR="00910E48" w:rsidRPr="004967F7" w:rsidRDefault="00910E48" w:rsidP="00910E48">
            <w:pPr>
              <w:pStyle w:val="StandardBox"/>
            </w:pPr>
            <w:r>
              <w:t>M</w:t>
            </w:r>
          </w:p>
        </w:tc>
        <w:tc>
          <w:tcPr>
            <w:tcW w:w="4819" w:type="dxa"/>
          </w:tcPr>
          <w:p w14:paraId="299D42C7" w14:textId="341C3463" w:rsidR="00910E48" w:rsidRDefault="00910E48" w:rsidP="00910E48">
            <w:pPr>
              <w:pStyle w:val="StandardBox"/>
              <w:rPr>
                <w:b/>
                <w:bCs/>
              </w:rPr>
            </w:pPr>
            <w:commentRangeStart w:id="182"/>
            <w:commentRangeStart w:id="183"/>
            <w:commentRangeStart w:id="184"/>
            <w:r w:rsidRPr="00FB4625">
              <w:rPr>
                <w:b/>
                <w:bCs/>
              </w:rPr>
              <w:t>HS/SHS:</w:t>
            </w:r>
            <w:r>
              <w:t xml:space="preserve"> Die Übertragung zwischen internen Systemen </w:t>
            </w:r>
            <w:r w:rsidRPr="00726BE9">
              <w:t>muss</w:t>
            </w:r>
            <w:r>
              <w:t xml:space="preserve"> verschlüsselt werden.</w:t>
            </w:r>
            <w:commentRangeEnd w:id="182"/>
            <w:r w:rsidR="00170B33">
              <w:rPr>
                <w:rStyle w:val="CommentReference"/>
              </w:rPr>
              <w:commentReference w:id="182"/>
            </w:r>
            <w:commentRangeEnd w:id="183"/>
            <w:r w:rsidR="000B1CCB">
              <w:rPr>
                <w:rStyle w:val="CommentReference"/>
              </w:rPr>
              <w:commentReference w:id="183"/>
            </w:r>
            <w:commentRangeEnd w:id="184"/>
            <w:r w:rsidR="0075239C">
              <w:rPr>
                <w:rStyle w:val="CommentReference"/>
              </w:rPr>
              <w:commentReference w:id="184"/>
            </w:r>
          </w:p>
        </w:tc>
        <w:tc>
          <w:tcPr>
            <w:tcW w:w="3118" w:type="dxa"/>
            <w:vMerge/>
          </w:tcPr>
          <w:p w14:paraId="11178EC2" w14:textId="77777777" w:rsidR="00910E48" w:rsidRPr="004967F7" w:rsidRDefault="00910E48" w:rsidP="00910E48">
            <w:pPr>
              <w:pStyle w:val="StandardBox"/>
              <w:rPr>
                <w:i/>
                <w:iCs/>
                <w:highlight w:val="yellow"/>
              </w:rPr>
            </w:pPr>
          </w:p>
        </w:tc>
      </w:tr>
      <w:tr w:rsidR="00910E48" w:rsidRPr="004967F7" w14:paraId="1093E088" w14:textId="77777777" w:rsidTr="00960719">
        <w:trPr>
          <w:cantSplit/>
          <w:trHeight w:val="1108"/>
        </w:trPr>
        <w:tc>
          <w:tcPr>
            <w:tcW w:w="850" w:type="dxa"/>
          </w:tcPr>
          <w:p w14:paraId="4ACB5403" w14:textId="77777777" w:rsidR="00910E48" w:rsidRDefault="00910E48" w:rsidP="00910E48">
            <w:pPr>
              <w:pStyle w:val="StandardBox"/>
            </w:pPr>
            <w:hyperlink r:id="rId24" w:history="1">
              <w:r w:rsidRPr="00353D40">
                <w:rPr>
                  <w:rStyle w:val="Hyperlink"/>
                </w:rPr>
                <w:t>ITSA-56</w:t>
              </w:r>
            </w:hyperlink>
          </w:p>
          <w:p w14:paraId="172F932A" w14:textId="3782F36D" w:rsidR="00910E48" w:rsidRPr="004967F7" w:rsidRDefault="00910E48" w:rsidP="00910E48">
            <w:pPr>
              <w:pStyle w:val="StandardBox"/>
            </w:pPr>
            <w:r w:rsidRPr="00910E48">
              <w:rPr>
                <w:rStyle w:val="StandardBoxmicroRefChar"/>
              </w:rPr>
              <w:t>NS-3-L1</w:t>
            </w:r>
            <w:r>
              <w:rPr>
                <w:rStyle w:val="StandardBoxmicroRefChar"/>
              </w:rPr>
              <w:br/>
            </w:r>
            <w:r w:rsidRPr="00910E48">
              <w:rPr>
                <w:rStyle w:val="StandardBoxmicroRefChar"/>
              </w:rPr>
              <w:t>BS-10-L1</w:t>
            </w:r>
          </w:p>
        </w:tc>
        <w:tc>
          <w:tcPr>
            <w:tcW w:w="850" w:type="dxa"/>
          </w:tcPr>
          <w:p w14:paraId="172D62F7" w14:textId="21E5CF56" w:rsidR="00910E48" w:rsidRPr="004967F7" w:rsidRDefault="00910E48" w:rsidP="00910E48">
            <w:pPr>
              <w:pStyle w:val="StandardBox"/>
            </w:pPr>
            <w:r>
              <w:t>DSS021</w:t>
            </w:r>
          </w:p>
        </w:tc>
        <w:tc>
          <w:tcPr>
            <w:tcW w:w="567" w:type="dxa"/>
          </w:tcPr>
          <w:p w14:paraId="433A53C1" w14:textId="2412C89A" w:rsidR="00910E48" w:rsidRDefault="00910E48" w:rsidP="00910E48">
            <w:pPr>
              <w:pStyle w:val="StandardBox"/>
            </w:pPr>
            <w:r>
              <w:t>M</w:t>
            </w:r>
          </w:p>
        </w:tc>
        <w:tc>
          <w:tcPr>
            <w:tcW w:w="4819" w:type="dxa"/>
          </w:tcPr>
          <w:p w14:paraId="1F22D320" w14:textId="622302CC" w:rsidR="00910E48" w:rsidRDefault="00910E48" w:rsidP="00910E48">
            <w:pPr>
              <w:pStyle w:val="StandardBox"/>
              <w:rPr>
                <w:b/>
                <w:bCs/>
              </w:rPr>
            </w:pPr>
            <w:commentRangeStart w:id="185"/>
            <w:r>
              <w:rPr>
                <w:b/>
                <w:bCs/>
              </w:rPr>
              <w:t>Instandhaltung der Zertifikate und Schlüssel</w:t>
            </w:r>
            <w:commentRangeEnd w:id="185"/>
            <w:r w:rsidR="006C12D6">
              <w:rPr>
                <w:rStyle w:val="CommentReference"/>
              </w:rPr>
              <w:commentReference w:id="185"/>
            </w:r>
          </w:p>
          <w:p w14:paraId="2FABEB88" w14:textId="606879FC" w:rsidR="00910E48" w:rsidRPr="00314040" w:rsidRDefault="00910E48" w:rsidP="00910E48">
            <w:pPr>
              <w:pStyle w:val="StandardBox"/>
            </w:pPr>
            <w:r w:rsidRPr="004967F7">
              <w:t xml:space="preserve">Zertifikate und Schlüssel müssen vor </w:t>
            </w:r>
            <w:commentRangeStart w:id="186"/>
            <w:r w:rsidRPr="004967F7">
              <w:t xml:space="preserve">Inbetriebnahme geprüft </w:t>
            </w:r>
            <w:commentRangeEnd w:id="186"/>
            <w:r w:rsidR="00CD15C6">
              <w:rPr>
                <w:rStyle w:val="CommentReference"/>
              </w:rPr>
              <w:commentReference w:id="186"/>
            </w:r>
            <w:r w:rsidRPr="004967F7">
              <w:t xml:space="preserve">sowie </w:t>
            </w:r>
            <w:commentRangeStart w:id="187"/>
            <w:r w:rsidRPr="004967F7">
              <w:t xml:space="preserve">gemäss </w:t>
            </w:r>
            <w:r>
              <w:t>V</w:t>
            </w:r>
            <w:r w:rsidRPr="004967F7">
              <w:t>orgaben</w:t>
            </w:r>
            <w:r>
              <w:t xml:space="preserve"> im gemäss </w:t>
            </w:r>
            <w:r w:rsidRPr="004967F7">
              <w:t>ITSM-S-1001 Standard zur Kryptographie</w:t>
            </w:r>
            <w:r>
              <w:t xml:space="preserve"> [</w:t>
            </w:r>
            <w:r>
              <w:fldChar w:fldCharType="begin"/>
            </w:r>
            <w:r>
              <w:instrText xml:space="preserve"> REF G06_Krypto \h  \* MERGEFORMAT </w:instrText>
            </w:r>
            <w:r>
              <w:fldChar w:fldCharType="separate"/>
            </w:r>
            <w:r w:rsidRPr="00D05AD1">
              <w:t>G06</w:t>
            </w:r>
            <w:r>
              <w:fldChar w:fldCharType="end"/>
            </w:r>
            <w:r>
              <w:fldChar w:fldCharType="begin"/>
            </w:r>
            <w:r>
              <w:instrText xml:space="preserve"> REF G06_Krypto \h  \* MERGEFORMAT </w:instrText>
            </w:r>
            <w:r>
              <w:fldChar w:fldCharType="end"/>
            </w:r>
            <w:r>
              <w:t>]</w:t>
            </w:r>
            <w:r>
              <w:fldChar w:fldCharType="begin"/>
            </w:r>
            <w:r>
              <w:instrText xml:space="preserve"> REF G06_Krypto \h  \* MERGEFORMAT </w:instrText>
            </w:r>
            <w:r>
              <w:fldChar w:fldCharType="end"/>
            </w:r>
            <w:r>
              <w:fldChar w:fldCharType="begin"/>
            </w:r>
            <w:r>
              <w:instrText xml:space="preserve"> REF G06_Krypto \h  \* MERGEFORMAT </w:instrText>
            </w:r>
            <w:r>
              <w:fldChar w:fldCharType="end"/>
            </w:r>
            <w:r w:rsidRPr="004967F7">
              <w:t xml:space="preserve"> betrieben, überwacht und rechtzeitig </w:t>
            </w:r>
            <w:commentRangeEnd w:id="187"/>
            <w:r w:rsidR="009D411B">
              <w:rPr>
                <w:rStyle w:val="CommentReference"/>
              </w:rPr>
              <w:commentReference w:id="187"/>
            </w:r>
            <w:r w:rsidRPr="004967F7">
              <w:t>erneuert werden.</w:t>
            </w:r>
          </w:p>
        </w:tc>
        <w:tc>
          <w:tcPr>
            <w:tcW w:w="3118" w:type="dxa"/>
          </w:tcPr>
          <w:p w14:paraId="717780C4" w14:textId="77777777" w:rsidR="00910E48" w:rsidRPr="004967F7" w:rsidRDefault="00910E48" w:rsidP="00910E48">
            <w:pPr>
              <w:pStyle w:val="StandardBox"/>
              <w:rPr>
                <w:i/>
                <w:iCs/>
                <w:highlight w:val="yellow"/>
              </w:rPr>
            </w:pPr>
          </w:p>
        </w:tc>
      </w:tr>
      <w:tr w:rsidR="00910E48" w:rsidRPr="004967F7" w14:paraId="29CCEB85" w14:textId="77777777" w:rsidTr="00960719">
        <w:trPr>
          <w:cantSplit/>
          <w:trHeight w:val="1108"/>
        </w:trPr>
        <w:tc>
          <w:tcPr>
            <w:tcW w:w="850" w:type="dxa"/>
            <w:vMerge w:val="restart"/>
          </w:tcPr>
          <w:p w14:paraId="7A5569D3" w14:textId="77777777" w:rsidR="00910E48" w:rsidRDefault="00910E48" w:rsidP="00910E48">
            <w:pPr>
              <w:pStyle w:val="StandardBox"/>
            </w:pPr>
            <w:hyperlink r:id="rId25" w:history="1">
              <w:r w:rsidRPr="00353D40">
                <w:rPr>
                  <w:rStyle w:val="Hyperlink"/>
                </w:rPr>
                <w:t>ITSA-56</w:t>
              </w:r>
            </w:hyperlink>
          </w:p>
          <w:p w14:paraId="4BB250B8" w14:textId="35E8B379" w:rsidR="00910E48" w:rsidRPr="00910E48" w:rsidRDefault="00910E48" w:rsidP="00910E48">
            <w:pPr>
              <w:pStyle w:val="StandardBox"/>
              <w:rPr>
                <w:vertAlign w:val="superscript"/>
              </w:rPr>
            </w:pPr>
            <w:r w:rsidRPr="00910E48">
              <w:rPr>
                <w:rStyle w:val="StandardBoxmicroRefChar"/>
              </w:rPr>
              <w:t>NS-3-L1</w:t>
            </w:r>
            <w:r>
              <w:rPr>
                <w:rStyle w:val="StandardBoxmicroRefChar"/>
              </w:rPr>
              <w:br/>
            </w:r>
            <w:r w:rsidRPr="00910E48">
              <w:rPr>
                <w:vertAlign w:val="superscript"/>
              </w:rPr>
              <w:t>AM-2-L1</w:t>
            </w:r>
          </w:p>
        </w:tc>
        <w:tc>
          <w:tcPr>
            <w:tcW w:w="850" w:type="dxa"/>
            <w:vMerge w:val="restart"/>
          </w:tcPr>
          <w:p w14:paraId="12CF6F46" w14:textId="7C15F037" w:rsidR="00910E48" w:rsidRPr="004967F7" w:rsidRDefault="00910E48" w:rsidP="00910E48">
            <w:pPr>
              <w:pStyle w:val="StandardBox"/>
            </w:pPr>
            <w:r>
              <w:t>DSS022</w:t>
            </w:r>
          </w:p>
        </w:tc>
        <w:tc>
          <w:tcPr>
            <w:tcW w:w="567" w:type="dxa"/>
          </w:tcPr>
          <w:p w14:paraId="3AEC8E65" w14:textId="216501D8" w:rsidR="00910E48" w:rsidRPr="004967F7" w:rsidRDefault="00910E48" w:rsidP="00910E48">
            <w:pPr>
              <w:pStyle w:val="StandardBox"/>
            </w:pPr>
            <w:r>
              <w:t>S</w:t>
            </w:r>
          </w:p>
        </w:tc>
        <w:tc>
          <w:tcPr>
            <w:tcW w:w="4819" w:type="dxa"/>
          </w:tcPr>
          <w:p w14:paraId="44EB9349" w14:textId="61B283EE" w:rsidR="00910E48" w:rsidRPr="00BA0EFA" w:rsidRDefault="00910E48" w:rsidP="00910E48">
            <w:pPr>
              <w:pStyle w:val="StandardBox"/>
              <w:rPr>
                <w:b/>
                <w:bCs/>
              </w:rPr>
            </w:pPr>
            <w:commentRangeStart w:id="188"/>
            <w:r w:rsidRPr="004967F7">
              <w:rPr>
                <w:b/>
                <w:bCs/>
              </w:rPr>
              <w:t xml:space="preserve">Datenintegrität </w:t>
            </w:r>
            <w:commentRangeStart w:id="189"/>
            <w:r w:rsidRPr="004967F7">
              <w:rPr>
                <w:b/>
                <w:bCs/>
              </w:rPr>
              <w:t>während</w:t>
            </w:r>
            <w:commentRangeEnd w:id="189"/>
            <w:r w:rsidR="008655F7">
              <w:rPr>
                <w:rStyle w:val="CommentReference"/>
              </w:rPr>
              <w:commentReference w:id="189"/>
            </w:r>
            <w:r w:rsidRPr="004967F7">
              <w:rPr>
                <w:b/>
                <w:bCs/>
              </w:rPr>
              <w:t xml:space="preserve"> der Übertragung</w:t>
            </w:r>
            <w:commentRangeEnd w:id="188"/>
            <w:r w:rsidR="00CB67AA">
              <w:rPr>
                <w:rStyle w:val="CommentReference"/>
              </w:rPr>
              <w:commentReference w:id="188"/>
            </w:r>
          </w:p>
          <w:p w14:paraId="6E6664C1" w14:textId="31D33FEB" w:rsidR="00910E48" w:rsidRDefault="00243B89" w:rsidP="00910E48">
            <w:pPr>
              <w:pStyle w:val="StandardBox"/>
              <w:rPr>
                <w:ins w:id="190" w:author="Honold Alexander" w:date="2025-10-13T13:52:00Z" w16du:dateUtc="2025-10-13T11:52:00Z"/>
              </w:rPr>
            </w:pPr>
            <w:r>
              <w:t xml:space="preserve">Jedwede Veränderung von Daten während ihrer Übertragung ist zu verhindern beziehungsweise zu erkennen. Die </w:t>
            </w:r>
            <w:r w:rsidR="00910E48" w:rsidRPr="004967F7">
              <w:t xml:space="preserve">Integrität ist vorrangig durch </w:t>
            </w:r>
            <w:r>
              <w:t xml:space="preserve">den Einsatz von Übertragungsprotokollen mit </w:t>
            </w:r>
            <w:r w:rsidR="00910E48" w:rsidRPr="004967F7">
              <w:t>konforme</w:t>
            </w:r>
            <w:r>
              <w:t>n</w:t>
            </w:r>
            <w:r w:rsidR="00910E48" w:rsidRPr="004967F7">
              <w:t xml:space="preserve"> kryptografische</w:t>
            </w:r>
            <w:r>
              <w:t>n</w:t>
            </w:r>
            <w:r w:rsidR="00910E48" w:rsidRPr="004967F7">
              <w:t xml:space="preserve"> Verfahren sicherzustellen; </w:t>
            </w:r>
            <w:commentRangeStart w:id="191"/>
            <w:r w:rsidR="00910E48" w:rsidRPr="004967F7">
              <w:t xml:space="preserve">der Integritätsschutz des gewählten Übertragungsverfahrens </w:t>
            </w:r>
            <w:r w:rsidR="00910E48">
              <w:t>ist gemäss dem</w:t>
            </w:r>
            <w:r w:rsidR="00910E48" w:rsidRPr="004967F7">
              <w:t xml:space="preserve"> ITSM-S-1001 Standard zu Kryptographie </w:t>
            </w:r>
            <w:r w:rsidR="00910E48">
              <w:t>zu aktivieren</w:t>
            </w:r>
            <w:r w:rsidR="00910E48" w:rsidRPr="004967F7">
              <w:t>.</w:t>
            </w:r>
            <w:commentRangeEnd w:id="191"/>
            <w:r w:rsidR="00E350DD">
              <w:rPr>
                <w:rStyle w:val="CommentReference"/>
              </w:rPr>
              <w:commentReference w:id="191"/>
            </w:r>
          </w:p>
          <w:p w14:paraId="72CC3A4A" w14:textId="1A594986" w:rsidR="00910E48" w:rsidRDefault="00910E48" w:rsidP="00910E48">
            <w:pPr>
              <w:pStyle w:val="StandardBox"/>
            </w:pPr>
            <w:commentRangeStart w:id="192"/>
            <w:r w:rsidRPr="004967F7">
              <w:t xml:space="preserve">Falls ein Protokoll keinen wirksamen Integritätsschutz </w:t>
            </w:r>
            <w:proofErr w:type="gramStart"/>
            <w:r w:rsidRPr="004967F7">
              <w:t>bietet</w:t>
            </w:r>
            <w:proofErr w:type="gramEnd"/>
            <w:r w:rsidRPr="004967F7">
              <w:t xml:space="preserve"> </w:t>
            </w:r>
            <w:commentRangeEnd w:id="192"/>
            <w:r w:rsidR="00B83C75">
              <w:rPr>
                <w:rStyle w:val="CommentReference"/>
              </w:rPr>
              <w:commentReference w:id="192"/>
            </w:r>
            <w:r w:rsidRPr="004967F7">
              <w:t xml:space="preserve">oder dessen Einsatz nicht möglich ist, </w:t>
            </w:r>
            <w:r>
              <w:t xml:space="preserve">ist </w:t>
            </w:r>
            <w:r w:rsidRPr="004967F7">
              <w:t xml:space="preserve">eine gleichwertige </w:t>
            </w:r>
            <w:commentRangeStart w:id="193"/>
            <w:r w:rsidRPr="004967F7">
              <w:t>Ende-zu-Ende-Integritätsprüfung</w:t>
            </w:r>
            <w:commentRangeEnd w:id="193"/>
            <w:r w:rsidR="00612DA0">
              <w:rPr>
                <w:rStyle w:val="CommentReference"/>
              </w:rPr>
              <w:commentReference w:id="193"/>
            </w:r>
            <w:r w:rsidRPr="004967F7">
              <w:t xml:space="preserve"> vor</w:t>
            </w:r>
            <w:r>
              <w:t>zusehen</w:t>
            </w:r>
            <w:r w:rsidRPr="004967F7">
              <w:t xml:space="preserve">, </w:t>
            </w:r>
            <w:r>
              <w:t xml:space="preserve">damit Daten beim </w:t>
            </w:r>
            <w:r w:rsidRPr="004967F7">
              <w:t>Empfang verifizier</w:t>
            </w:r>
            <w:r>
              <w:t>t werden. D</w:t>
            </w:r>
            <w:r w:rsidRPr="004967F7">
              <w:t xml:space="preserve">ie Verifikation </w:t>
            </w:r>
            <w:r>
              <w:t xml:space="preserve">ist zu </w:t>
            </w:r>
            <w:r w:rsidRPr="004967F7">
              <w:t>protokollier</w:t>
            </w:r>
            <w:r>
              <w:t>en</w:t>
            </w:r>
            <w:r w:rsidRPr="004967F7">
              <w:t>.</w:t>
            </w:r>
          </w:p>
          <w:p w14:paraId="201F9ADA" w14:textId="58DE9A27" w:rsidR="00910E48" w:rsidRPr="004967F7" w:rsidRDefault="00910E48" w:rsidP="00910E48">
            <w:pPr>
              <w:pStyle w:val="StandardBox"/>
            </w:pPr>
            <w:r w:rsidRPr="00994365">
              <w:rPr>
                <w:b/>
                <w:bCs/>
              </w:rPr>
              <w:t>GS:</w:t>
            </w:r>
            <w:r>
              <w:rPr>
                <w:b/>
                <w:bCs/>
              </w:rPr>
              <w:t xml:space="preserve"> </w:t>
            </w:r>
            <w:r w:rsidRPr="004D7696">
              <w:t xml:space="preserve">Die Integrität der Daten soll </w:t>
            </w:r>
            <w:r>
              <w:t>nachweisbar gewährleistet</w:t>
            </w:r>
            <w:r w:rsidRPr="004D7696">
              <w:t xml:space="preserve"> werden.</w:t>
            </w:r>
          </w:p>
        </w:tc>
        <w:tc>
          <w:tcPr>
            <w:tcW w:w="3118" w:type="dxa"/>
            <w:vMerge w:val="restart"/>
          </w:tcPr>
          <w:p w14:paraId="77844EB8" w14:textId="3BFB09A7" w:rsidR="00910E48" w:rsidRPr="004967F7" w:rsidRDefault="00910E48" w:rsidP="00910E48">
            <w:pPr>
              <w:pStyle w:val="StandardBox"/>
              <w:rPr>
                <w:i/>
                <w:iCs/>
                <w:highlight w:val="yellow"/>
              </w:rPr>
            </w:pPr>
          </w:p>
        </w:tc>
      </w:tr>
      <w:tr w:rsidR="00960719" w:rsidRPr="004967F7" w14:paraId="18BF6A47" w14:textId="77777777" w:rsidTr="00960719">
        <w:trPr>
          <w:cantSplit/>
          <w:trHeight w:val="47"/>
        </w:trPr>
        <w:tc>
          <w:tcPr>
            <w:tcW w:w="850" w:type="dxa"/>
            <w:vMerge/>
          </w:tcPr>
          <w:p w14:paraId="0D7C3784" w14:textId="77777777" w:rsidR="00960719" w:rsidRPr="004967F7" w:rsidRDefault="00960719" w:rsidP="001D0B13">
            <w:pPr>
              <w:pStyle w:val="StandardBox"/>
            </w:pPr>
          </w:p>
        </w:tc>
        <w:tc>
          <w:tcPr>
            <w:tcW w:w="850" w:type="dxa"/>
            <w:vMerge/>
          </w:tcPr>
          <w:p w14:paraId="716A8304" w14:textId="77777777" w:rsidR="00960719" w:rsidRPr="004967F7" w:rsidRDefault="00960719" w:rsidP="001D0B13">
            <w:pPr>
              <w:pStyle w:val="StandardBox"/>
            </w:pPr>
          </w:p>
        </w:tc>
        <w:tc>
          <w:tcPr>
            <w:tcW w:w="567" w:type="dxa"/>
          </w:tcPr>
          <w:p w14:paraId="1E3115E9" w14:textId="30AD6D40" w:rsidR="00960719" w:rsidRPr="004967F7" w:rsidRDefault="00960719" w:rsidP="001D0B13">
            <w:pPr>
              <w:pStyle w:val="StandardBox"/>
            </w:pPr>
            <w:r>
              <w:t>M</w:t>
            </w:r>
          </w:p>
        </w:tc>
        <w:tc>
          <w:tcPr>
            <w:tcW w:w="4819" w:type="dxa"/>
          </w:tcPr>
          <w:p w14:paraId="5C223D05" w14:textId="5A851CB6" w:rsidR="00960719" w:rsidRPr="004967F7" w:rsidRDefault="00960719" w:rsidP="001D0B13">
            <w:pPr>
              <w:pStyle w:val="StandardBox"/>
              <w:rPr>
                <w:b/>
                <w:bCs/>
              </w:rPr>
            </w:pPr>
            <w:r w:rsidRPr="00994365">
              <w:rPr>
                <w:b/>
                <w:bCs/>
              </w:rPr>
              <w:t>HS</w:t>
            </w:r>
            <w:r>
              <w:rPr>
                <w:b/>
                <w:bCs/>
              </w:rPr>
              <w:t>/SHS</w:t>
            </w:r>
            <w:r w:rsidRPr="00994365">
              <w:rPr>
                <w:b/>
                <w:bCs/>
              </w:rPr>
              <w:t>:</w:t>
            </w:r>
            <w:r>
              <w:rPr>
                <w:b/>
                <w:bCs/>
              </w:rPr>
              <w:t xml:space="preserve"> </w:t>
            </w:r>
            <w:r w:rsidR="00606C52" w:rsidRPr="004D7696">
              <w:t xml:space="preserve">Die </w:t>
            </w:r>
            <w:commentRangeStart w:id="194"/>
            <w:commentRangeStart w:id="195"/>
            <w:commentRangeStart w:id="196"/>
            <w:r w:rsidR="00606C52" w:rsidRPr="004D7696">
              <w:t xml:space="preserve">Integrität der Daten </w:t>
            </w:r>
            <w:r w:rsidR="00606C52">
              <w:t>muss</w:t>
            </w:r>
            <w:r w:rsidR="00606C52" w:rsidRPr="004D7696">
              <w:t xml:space="preserve"> </w:t>
            </w:r>
            <w:r w:rsidR="00606C52">
              <w:t>nachweisbar gewährleistet</w:t>
            </w:r>
            <w:r w:rsidR="00606C52" w:rsidRPr="004D7696">
              <w:t xml:space="preserve"> werden</w:t>
            </w:r>
            <w:commentRangeEnd w:id="194"/>
            <w:r w:rsidR="00612DA0">
              <w:rPr>
                <w:rStyle w:val="CommentReference"/>
              </w:rPr>
              <w:commentReference w:id="194"/>
            </w:r>
            <w:commentRangeEnd w:id="195"/>
            <w:r w:rsidR="0075239C">
              <w:rPr>
                <w:rStyle w:val="CommentReference"/>
              </w:rPr>
              <w:commentReference w:id="195"/>
            </w:r>
            <w:commentRangeEnd w:id="196"/>
            <w:r w:rsidR="0075239C">
              <w:rPr>
                <w:rStyle w:val="CommentReference"/>
              </w:rPr>
              <w:commentReference w:id="196"/>
            </w:r>
            <w:r w:rsidR="00606C52" w:rsidRPr="004D7696">
              <w:t>.</w:t>
            </w:r>
          </w:p>
        </w:tc>
        <w:tc>
          <w:tcPr>
            <w:tcW w:w="3118" w:type="dxa"/>
            <w:vMerge/>
          </w:tcPr>
          <w:p w14:paraId="288BDD8E" w14:textId="77777777" w:rsidR="00960719" w:rsidRPr="004967F7" w:rsidRDefault="00960719" w:rsidP="001D0B13">
            <w:pPr>
              <w:pStyle w:val="StandardBox"/>
              <w:rPr>
                <w:i/>
                <w:iCs/>
                <w:highlight w:val="yellow"/>
              </w:rPr>
            </w:pPr>
          </w:p>
        </w:tc>
      </w:tr>
    </w:tbl>
    <w:p w14:paraId="4ADAB460" w14:textId="77777777" w:rsidR="00EA065F" w:rsidRPr="004967F7" w:rsidRDefault="00EA065F" w:rsidP="00EA065F"/>
    <w:p w14:paraId="02F4AE0F" w14:textId="7E501C71" w:rsidR="00370634" w:rsidRPr="004967F7" w:rsidRDefault="007E3FD5" w:rsidP="00370634">
      <w:pPr>
        <w:pStyle w:val="Heading3"/>
        <w:tabs>
          <w:tab w:val="num" w:pos="1134"/>
        </w:tabs>
      </w:pPr>
      <w:bookmarkStart w:id="197" w:name="_Toc211667090"/>
      <w:r w:rsidRPr="004967F7">
        <w:t xml:space="preserve">Schutz von </w:t>
      </w:r>
      <w:commentRangeStart w:id="198"/>
      <w:r w:rsidRPr="004967F7">
        <w:t xml:space="preserve">ruhenden </w:t>
      </w:r>
      <w:commentRangeEnd w:id="198"/>
      <w:r w:rsidR="007F29DD">
        <w:rPr>
          <w:rStyle w:val="CommentReference"/>
          <w:rFonts w:ascii="Times New Roman" w:eastAsiaTheme="minorHAnsi" w:hAnsi="Times New Roman" w:cstheme="minorBidi"/>
          <w:b w:val="0"/>
          <w:bCs w:val="0"/>
        </w:rPr>
        <w:commentReference w:id="198"/>
      </w:r>
      <w:commentRangeStart w:id="199"/>
      <w:r w:rsidRPr="004967F7">
        <w:t>Daten</w:t>
      </w:r>
      <w:bookmarkEnd w:id="197"/>
      <w:commentRangeEnd w:id="199"/>
      <w:r w:rsidR="00FF45F0">
        <w:rPr>
          <w:rStyle w:val="CommentReference"/>
          <w:rFonts w:ascii="Times New Roman" w:eastAsiaTheme="minorHAnsi" w:hAnsi="Times New Roman" w:cstheme="minorBidi"/>
          <w:b w:val="0"/>
          <w:bCs w:val="0"/>
        </w:rPr>
        <w:commentReference w:id="199"/>
      </w:r>
    </w:p>
    <w:tbl>
      <w:tblPr>
        <w:tblStyle w:val="TableGrid"/>
        <w:tblW w:w="10204" w:type="dxa"/>
        <w:tblCellMar>
          <w:left w:w="28" w:type="dxa"/>
          <w:right w:w="28" w:type="dxa"/>
        </w:tblCellMar>
        <w:tblLook w:val="04A0" w:firstRow="1" w:lastRow="0" w:firstColumn="1" w:lastColumn="0" w:noHBand="0" w:noVBand="1"/>
      </w:tblPr>
      <w:tblGrid>
        <w:gridCol w:w="850"/>
        <w:gridCol w:w="850"/>
        <w:gridCol w:w="567"/>
        <w:gridCol w:w="4819"/>
        <w:gridCol w:w="3118"/>
      </w:tblGrid>
      <w:tr w:rsidR="00EA065F" w:rsidRPr="004967F7" w14:paraId="30E9EE33" w14:textId="77777777" w:rsidTr="001D0B13">
        <w:trPr>
          <w:cantSplit/>
          <w:tblHeader/>
        </w:trPr>
        <w:tc>
          <w:tcPr>
            <w:tcW w:w="850" w:type="dxa"/>
            <w:shd w:val="clear" w:color="auto" w:fill="E5E5E5" w:themeFill="text1" w:themeFillTint="1A"/>
          </w:tcPr>
          <w:p w14:paraId="0BE18BDE" w14:textId="77777777" w:rsidR="00EA065F" w:rsidRPr="004967F7" w:rsidRDefault="00EA065F" w:rsidP="001D0B13">
            <w:pPr>
              <w:pStyle w:val="StandardBoxfett"/>
            </w:pPr>
            <w:r w:rsidRPr="004967F7">
              <w:t>AN_ID</w:t>
            </w:r>
          </w:p>
        </w:tc>
        <w:tc>
          <w:tcPr>
            <w:tcW w:w="850" w:type="dxa"/>
            <w:shd w:val="clear" w:color="auto" w:fill="E5E5E5" w:themeFill="text1" w:themeFillTint="1A"/>
          </w:tcPr>
          <w:p w14:paraId="66BF7EEA" w14:textId="77777777" w:rsidR="00EA065F" w:rsidRPr="004967F7" w:rsidRDefault="00EA065F" w:rsidP="001D0B13">
            <w:pPr>
              <w:pStyle w:val="StandardBoxfett"/>
            </w:pPr>
            <w:r w:rsidRPr="004967F7">
              <w:t>AV_ID</w:t>
            </w:r>
          </w:p>
        </w:tc>
        <w:tc>
          <w:tcPr>
            <w:tcW w:w="567" w:type="dxa"/>
            <w:shd w:val="clear" w:color="auto" w:fill="E5E5E5" w:themeFill="text1" w:themeFillTint="1A"/>
          </w:tcPr>
          <w:p w14:paraId="5B74CAD8" w14:textId="77777777" w:rsidR="00EA065F" w:rsidRPr="004967F7" w:rsidRDefault="00EA065F" w:rsidP="001D0B13">
            <w:pPr>
              <w:pStyle w:val="StandardBoxfett"/>
            </w:pPr>
            <w:r w:rsidRPr="004967F7">
              <w:t>Art</w:t>
            </w:r>
          </w:p>
        </w:tc>
        <w:tc>
          <w:tcPr>
            <w:tcW w:w="4819" w:type="dxa"/>
            <w:shd w:val="clear" w:color="auto" w:fill="E5E5E5" w:themeFill="text1" w:themeFillTint="1A"/>
          </w:tcPr>
          <w:p w14:paraId="2A96B9A1" w14:textId="77777777" w:rsidR="00EA065F" w:rsidRPr="004967F7" w:rsidRDefault="00EA065F" w:rsidP="001D0B13">
            <w:pPr>
              <w:pStyle w:val="StandardBoxfett"/>
            </w:pPr>
            <w:r w:rsidRPr="004967F7">
              <w:t>Vorgabe</w:t>
            </w:r>
          </w:p>
        </w:tc>
        <w:tc>
          <w:tcPr>
            <w:tcW w:w="3118" w:type="dxa"/>
            <w:shd w:val="clear" w:color="auto" w:fill="E5E5E5" w:themeFill="text1" w:themeFillTint="1A"/>
          </w:tcPr>
          <w:p w14:paraId="735C244F" w14:textId="77777777" w:rsidR="00EA065F" w:rsidRPr="004967F7" w:rsidRDefault="00EA065F" w:rsidP="001D0B13">
            <w:pPr>
              <w:pStyle w:val="StandardBoxfett"/>
            </w:pPr>
            <w:r w:rsidRPr="004967F7">
              <w:t>Bemerkung / Beispiele</w:t>
            </w:r>
          </w:p>
        </w:tc>
      </w:tr>
      <w:tr w:rsidR="00910E48" w:rsidRPr="004967F7" w14:paraId="0F80F283" w14:textId="77777777" w:rsidTr="0034198E">
        <w:trPr>
          <w:cantSplit/>
          <w:trHeight w:val="959"/>
        </w:trPr>
        <w:tc>
          <w:tcPr>
            <w:tcW w:w="850" w:type="dxa"/>
            <w:vMerge w:val="restart"/>
          </w:tcPr>
          <w:p w14:paraId="0CDA34AA" w14:textId="77777777" w:rsidR="00910E48" w:rsidRDefault="00910E48" w:rsidP="00910E48">
            <w:pPr>
              <w:pStyle w:val="StandardBox"/>
            </w:pPr>
            <w:hyperlink r:id="rId26" w:history="1">
              <w:r w:rsidRPr="00353D40">
                <w:rPr>
                  <w:rStyle w:val="Hyperlink"/>
                </w:rPr>
                <w:t>ITSA-56</w:t>
              </w:r>
            </w:hyperlink>
          </w:p>
          <w:p w14:paraId="1963EBFA" w14:textId="039E80F0" w:rsidR="00910E48" w:rsidRPr="004967F7" w:rsidRDefault="00CE2F7F" w:rsidP="00910E48">
            <w:pPr>
              <w:pStyle w:val="StandardBox"/>
            </w:pPr>
            <w:r w:rsidRPr="00CE2F7F">
              <w:rPr>
                <w:rStyle w:val="StandardBoxmicroRefChar"/>
              </w:rPr>
              <w:t>BS-2-L2</w:t>
            </w:r>
          </w:p>
        </w:tc>
        <w:tc>
          <w:tcPr>
            <w:tcW w:w="850" w:type="dxa"/>
            <w:vMerge w:val="restart"/>
          </w:tcPr>
          <w:p w14:paraId="29609A4E" w14:textId="3F14C0F2" w:rsidR="00910E48" w:rsidRPr="004967F7" w:rsidRDefault="00910E48" w:rsidP="00910E48">
            <w:pPr>
              <w:pStyle w:val="StandardBox"/>
            </w:pPr>
            <w:r>
              <w:t>DSS030</w:t>
            </w:r>
          </w:p>
        </w:tc>
        <w:tc>
          <w:tcPr>
            <w:tcW w:w="567" w:type="dxa"/>
          </w:tcPr>
          <w:p w14:paraId="7A0C7CEC" w14:textId="25000A42" w:rsidR="00910E48" w:rsidRPr="004967F7" w:rsidRDefault="00910E48" w:rsidP="00910E48">
            <w:pPr>
              <w:pStyle w:val="StandardBox"/>
            </w:pPr>
            <w:r>
              <w:t>S</w:t>
            </w:r>
          </w:p>
        </w:tc>
        <w:tc>
          <w:tcPr>
            <w:tcW w:w="4819" w:type="dxa"/>
            <w:vAlign w:val="bottom"/>
          </w:tcPr>
          <w:p w14:paraId="66E57FCC" w14:textId="2810E1DF" w:rsidR="00910E48" w:rsidRPr="004967F7" w:rsidRDefault="00910E48" w:rsidP="00910E48">
            <w:pPr>
              <w:pStyle w:val="StandardBox"/>
              <w:rPr>
                <w:b/>
                <w:bCs/>
              </w:rPr>
            </w:pPr>
            <w:commentRangeStart w:id="200"/>
            <w:r w:rsidRPr="004967F7">
              <w:rPr>
                <w:b/>
                <w:bCs/>
              </w:rPr>
              <w:t>Verschlüsselung auf Anwendungsebene</w:t>
            </w:r>
            <w:commentRangeEnd w:id="200"/>
            <w:r w:rsidR="006426EF">
              <w:rPr>
                <w:rStyle w:val="CommentReference"/>
              </w:rPr>
              <w:commentReference w:id="200"/>
            </w:r>
          </w:p>
          <w:p w14:paraId="53AA17C3" w14:textId="11C499C4" w:rsidR="00910E48" w:rsidRDefault="00910E48" w:rsidP="00910E48">
            <w:pPr>
              <w:pStyle w:val="StandardBox"/>
            </w:pPr>
            <w:r>
              <w:rPr>
                <w:b/>
                <w:bCs/>
              </w:rPr>
              <w:t>HS</w:t>
            </w:r>
            <w:r w:rsidRPr="00D223D4">
              <w:rPr>
                <w:b/>
                <w:bCs/>
              </w:rPr>
              <w:t>:</w:t>
            </w:r>
            <w:r>
              <w:t xml:space="preserve"> Die</w:t>
            </w:r>
            <w:r w:rsidRPr="004967F7">
              <w:t xml:space="preserve"> Daten </w:t>
            </w:r>
            <w:r>
              <w:t xml:space="preserve">sollen </w:t>
            </w:r>
            <w:r w:rsidRPr="004967F7">
              <w:t xml:space="preserve">auf Anwendungsebene vor dem Speichern verschlüsselt werden, wenn dadurch das </w:t>
            </w:r>
            <w:r w:rsidR="000364B5">
              <w:t>«</w:t>
            </w:r>
            <w:r w:rsidRPr="004967F7">
              <w:t>Need-</w:t>
            </w:r>
            <w:proofErr w:type="spellStart"/>
            <w:r w:rsidRPr="004967F7">
              <w:t>to</w:t>
            </w:r>
            <w:proofErr w:type="spellEnd"/>
            <w:r w:rsidRPr="004967F7">
              <w:t>-</w:t>
            </w:r>
            <w:proofErr w:type="spellStart"/>
            <w:r w:rsidRPr="004967F7">
              <w:t>Know</w:t>
            </w:r>
            <w:proofErr w:type="spellEnd"/>
            <w:r w:rsidR="000364B5">
              <w:t>» Prinzip</w:t>
            </w:r>
            <w:r>
              <w:t xml:space="preserve"> besser umgesetzt werden kann (z.B. in</w:t>
            </w:r>
            <w:r w:rsidRPr="004967F7">
              <w:t xml:space="preserve"> Caches, Logs, </w:t>
            </w:r>
            <w:commentRangeStart w:id="201"/>
            <w:r w:rsidRPr="004967F7">
              <w:t xml:space="preserve">Backups </w:t>
            </w:r>
            <w:commentRangeEnd w:id="201"/>
            <w:r w:rsidR="00491FD2">
              <w:rPr>
                <w:rStyle w:val="CommentReference"/>
              </w:rPr>
              <w:commentReference w:id="201"/>
            </w:r>
            <w:r w:rsidRPr="004967F7">
              <w:t xml:space="preserve">und </w:t>
            </w:r>
            <w:commentRangeStart w:id="202"/>
            <w:commentRangeStart w:id="203"/>
            <w:r w:rsidRPr="004967F7">
              <w:t>Exporte</w:t>
            </w:r>
            <w:commentRangeEnd w:id="202"/>
            <w:r w:rsidR="00491FD2">
              <w:rPr>
                <w:rStyle w:val="CommentReference"/>
              </w:rPr>
              <w:commentReference w:id="202"/>
            </w:r>
            <w:commentRangeEnd w:id="203"/>
            <w:r w:rsidR="00181DDF">
              <w:rPr>
                <w:rStyle w:val="CommentReference"/>
              </w:rPr>
              <w:commentReference w:id="203"/>
            </w:r>
            <w:r>
              <w:t>)</w:t>
            </w:r>
            <w:r w:rsidRPr="004967F7">
              <w:t xml:space="preserve">. </w:t>
            </w:r>
            <w:r>
              <w:t>Der Zugriff auf die Verschlüsselungs-schlüssel ist auf ein absolutes Minimum einzuschränken.</w:t>
            </w:r>
          </w:p>
          <w:p w14:paraId="4C215ABA" w14:textId="626D59FE" w:rsidR="00910E48" w:rsidRPr="004967F7" w:rsidRDefault="00910E48" w:rsidP="00910E48">
            <w:pPr>
              <w:pStyle w:val="StandardBox"/>
            </w:pPr>
            <w:r w:rsidRPr="004967F7">
              <w:t xml:space="preserve">Die eingesetzten Verfahren müssen dem </w:t>
            </w:r>
            <w:r>
              <w:t>ITSM-S-1001 Standard zur Kryptographie</w:t>
            </w:r>
            <w:r w:rsidRPr="004967F7">
              <w:t xml:space="preserve"> entsprechen. </w:t>
            </w:r>
          </w:p>
        </w:tc>
        <w:tc>
          <w:tcPr>
            <w:tcW w:w="3118" w:type="dxa"/>
            <w:vMerge w:val="restart"/>
          </w:tcPr>
          <w:p w14:paraId="36A2681D" w14:textId="0D07C289" w:rsidR="00910E48" w:rsidRPr="004967F7" w:rsidRDefault="00910E48" w:rsidP="00910E48">
            <w:pPr>
              <w:pStyle w:val="StandardBox"/>
              <w:rPr>
                <w:i/>
                <w:iCs/>
                <w:highlight w:val="yellow"/>
              </w:rPr>
            </w:pPr>
            <w:r w:rsidRPr="00FB236A">
              <w:rPr>
                <w:i/>
                <w:iCs/>
              </w:rPr>
              <w:t xml:space="preserve">Hinweis: Verschlüsselung der Backups ist im ITSM-S-6002 Standard für Secure </w:t>
            </w:r>
            <w:proofErr w:type="spellStart"/>
            <w:r w:rsidRPr="00FB236A">
              <w:rPr>
                <w:i/>
                <w:iCs/>
              </w:rPr>
              <w:t>Operations</w:t>
            </w:r>
            <w:proofErr w:type="spellEnd"/>
            <w:r w:rsidRPr="00FB236A">
              <w:rPr>
                <w:i/>
                <w:iCs/>
              </w:rPr>
              <w:t xml:space="preserve"> definiert.</w:t>
            </w:r>
          </w:p>
        </w:tc>
      </w:tr>
      <w:tr w:rsidR="00910E48" w:rsidRPr="004967F7" w14:paraId="6E6ED636" w14:textId="77777777" w:rsidTr="0034198E">
        <w:trPr>
          <w:cantSplit/>
          <w:trHeight w:val="47"/>
        </w:trPr>
        <w:tc>
          <w:tcPr>
            <w:tcW w:w="850" w:type="dxa"/>
            <w:vMerge/>
          </w:tcPr>
          <w:p w14:paraId="2182E8FC" w14:textId="77777777" w:rsidR="00910E48" w:rsidRPr="004967F7" w:rsidRDefault="00910E48" w:rsidP="00910E48">
            <w:pPr>
              <w:pStyle w:val="StandardBox"/>
            </w:pPr>
          </w:p>
        </w:tc>
        <w:tc>
          <w:tcPr>
            <w:tcW w:w="850" w:type="dxa"/>
            <w:vMerge/>
          </w:tcPr>
          <w:p w14:paraId="3630D1D5" w14:textId="77777777" w:rsidR="00910E48" w:rsidRPr="004967F7" w:rsidRDefault="00910E48" w:rsidP="00910E48">
            <w:pPr>
              <w:pStyle w:val="StandardBox"/>
            </w:pPr>
          </w:p>
        </w:tc>
        <w:tc>
          <w:tcPr>
            <w:tcW w:w="567" w:type="dxa"/>
          </w:tcPr>
          <w:p w14:paraId="09EE9A65" w14:textId="5E524D99" w:rsidR="00910E48" w:rsidRDefault="00910E48" w:rsidP="00910E48">
            <w:pPr>
              <w:pStyle w:val="StandardBox"/>
            </w:pPr>
            <w:r>
              <w:t>M</w:t>
            </w:r>
          </w:p>
        </w:tc>
        <w:tc>
          <w:tcPr>
            <w:tcW w:w="4819" w:type="dxa"/>
            <w:vAlign w:val="bottom"/>
          </w:tcPr>
          <w:p w14:paraId="59908FC5" w14:textId="76F56A7F" w:rsidR="00910E48" w:rsidRDefault="00910E48" w:rsidP="00910E48">
            <w:pPr>
              <w:pStyle w:val="StandardBox"/>
            </w:pPr>
            <w:r w:rsidRPr="00E678F0">
              <w:rPr>
                <w:b/>
                <w:bCs/>
              </w:rPr>
              <w:t>SHS:</w:t>
            </w:r>
            <w:r>
              <w:t xml:space="preserve"> Die Verschlüsselung der geheimen Daten muss auf Anwendungsebene umgesetzt werden. Die </w:t>
            </w:r>
            <w:r w:rsidRPr="004967F7">
              <w:t xml:space="preserve">Schlüssel </w:t>
            </w:r>
            <w:r>
              <w:t xml:space="preserve">müssen dabei </w:t>
            </w:r>
            <w:r w:rsidRPr="004967F7">
              <w:t>in einem zentral verwalteten KMS/HSM verwahrt werden</w:t>
            </w:r>
            <w:r>
              <w:t>.</w:t>
            </w:r>
          </w:p>
          <w:p w14:paraId="21A5C925" w14:textId="2D7193E2" w:rsidR="00910E48" w:rsidRPr="004967F7" w:rsidRDefault="00910E48" w:rsidP="00910E48">
            <w:pPr>
              <w:pStyle w:val="StandardBox"/>
              <w:rPr>
                <w:b/>
                <w:bCs/>
              </w:rPr>
            </w:pPr>
            <w:r>
              <w:t>Zur Verarbeitung geheimer Daten darf die</w:t>
            </w:r>
            <w:r w:rsidRPr="004967F7">
              <w:t xml:space="preserve"> Applikation </w:t>
            </w:r>
            <w:r>
              <w:t xml:space="preserve">die verschlüsselten Daten temporär (z.B. direkt im Arbeitsspeicher) entschlüsseln. Sofort nach ihrer Verarbeitung, sind die Daten wieder aus dem temporären Zwischenspeicher </w:t>
            </w:r>
            <w:r w:rsidRPr="004967F7">
              <w:t>sicher</w:t>
            </w:r>
            <w:r>
              <w:t xml:space="preserve"> zu</w:t>
            </w:r>
            <w:r w:rsidRPr="004967F7">
              <w:t xml:space="preserve"> löschen</w:t>
            </w:r>
            <w:r>
              <w:t xml:space="preserve"> und, falls verändert, erneut verschlüsselt abzulegen</w:t>
            </w:r>
            <w:r w:rsidRPr="004967F7">
              <w:t>.</w:t>
            </w:r>
          </w:p>
        </w:tc>
        <w:tc>
          <w:tcPr>
            <w:tcW w:w="3118" w:type="dxa"/>
            <w:vMerge/>
          </w:tcPr>
          <w:p w14:paraId="7022499C" w14:textId="77777777" w:rsidR="00910E48" w:rsidRDefault="00910E48" w:rsidP="00910E48">
            <w:pPr>
              <w:pStyle w:val="StandardBox"/>
              <w:rPr>
                <w:i/>
                <w:iCs/>
                <w:highlight w:val="yellow"/>
              </w:rPr>
            </w:pPr>
          </w:p>
        </w:tc>
      </w:tr>
      <w:tr w:rsidR="00910E48" w:rsidRPr="004967F7" w14:paraId="1336AB7B" w14:textId="77777777" w:rsidTr="00FB236A">
        <w:trPr>
          <w:cantSplit/>
          <w:trHeight w:val="1500"/>
        </w:trPr>
        <w:tc>
          <w:tcPr>
            <w:tcW w:w="850" w:type="dxa"/>
            <w:vMerge w:val="restart"/>
          </w:tcPr>
          <w:p w14:paraId="1FDFEAE2" w14:textId="77777777" w:rsidR="00910E48" w:rsidRDefault="00910E48" w:rsidP="00910E48">
            <w:pPr>
              <w:pStyle w:val="StandardBox"/>
            </w:pPr>
            <w:hyperlink r:id="rId27" w:history="1">
              <w:r w:rsidRPr="00353D40">
                <w:rPr>
                  <w:rStyle w:val="Hyperlink"/>
                </w:rPr>
                <w:t>ITSA-56</w:t>
              </w:r>
            </w:hyperlink>
          </w:p>
          <w:p w14:paraId="60E43420" w14:textId="7CF9DE32" w:rsidR="00910E48" w:rsidRPr="004967F7" w:rsidRDefault="00910E48" w:rsidP="00910E48">
            <w:pPr>
              <w:pStyle w:val="StandardBox"/>
            </w:pPr>
            <w:r w:rsidRPr="00910E48">
              <w:rPr>
                <w:rStyle w:val="StandardBoxmicroRefChar"/>
              </w:rPr>
              <w:t>AM-2-L1</w:t>
            </w:r>
          </w:p>
        </w:tc>
        <w:tc>
          <w:tcPr>
            <w:tcW w:w="850" w:type="dxa"/>
            <w:vMerge w:val="restart"/>
          </w:tcPr>
          <w:p w14:paraId="2DB093BB" w14:textId="0A09904E" w:rsidR="00910E48" w:rsidRPr="004967F7" w:rsidRDefault="00910E48" w:rsidP="00910E48">
            <w:pPr>
              <w:pStyle w:val="StandardBox"/>
            </w:pPr>
            <w:r>
              <w:t>DSS031</w:t>
            </w:r>
          </w:p>
        </w:tc>
        <w:tc>
          <w:tcPr>
            <w:tcW w:w="567" w:type="dxa"/>
          </w:tcPr>
          <w:p w14:paraId="6A203A2F" w14:textId="09830608" w:rsidR="00910E48" w:rsidRPr="004967F7" w:rsidRDefault="00910E48" w:rsidP="00910E48">
            <w:pPr>
              <w:pStyle w:val="StandardBox"/>
            </w:pPr>
            <w:r>
              <w:t>S</w:t>
            </w:r>
          </w:p>
        </w:tc>
        <w:tc>
          <w:tcPr>
            <w:tcW w:w="4819" w:type="dxa"/>
            <w:vAlign w:val="bottom"/>
          </w:tcPr>
          <w:p w14:paraId="1ABBEE24" w14:textId="690CC532" w:rsidR="00910E48" w:rsidRDefault="00910E48" w:rsidP="00910E48">
            <w:pPr>
              <w:pStyle w:val="StandardBox"/>
              <w:rPr>
                <w:b/>
                <w:bCs/>
              </w:rPr>
            </w:pPr>
            <w:commentRangeStart w:id="204"/>
            <w:r w:rsidRPr="004967F7">
              <w:rPr>
                <w:b/>
                <w:bCs/>
              </w:rPr>
              <w:t xml:space="preserve">Integritätskontrollen für ruhende </w:t>
            </w:r>
            <w:r>
              <w:rPr>
                <w:b/>
                <w:bCs/>
              </w:rPr>
              <w:t>Applikationsd</w:t>
            </w:r>
            <w:r w:rsidRPr="004967F7">
              <w:rPr>
                <w:b/>
                <w:bCs/>
              </w:rPr>
              <w:t>aten</w:t>
            </w:r>
            <w:commentRangeEnd w:id="204"/>
            <w:r w:rsidR="001E2085">
              <w:rPr>
                <w:rStyle w:val="CommentReference"/>
              </w:rPr>
              <w:commentReference w:id="204"/>
            </w:r>
          </w:p>
          <w:p w14:paraId="312E22FA" w14:textId="7A2EE333" w:rsidR="00910E48" w:rsidRDefault="00910E48" w:rsidP="00910E48">
            <w:pPr>
              <w:pStyle w:val="StandardBox"/>
            </w:pPr>
            <w:r w:rsidRPr="00FB236A">
              <w:t>Die Integrität ruhender Applikationsdaten ist durch geeignete technische und organisatorische Ma</w:t>
            </w:r>
            <w:r>
              <w:t>ss</w:t>
            </w:r>
            <w:r w:rsidRPr="00FB236A">
              <w:t>nahmen sicherzustellen, um unautorisierte, fehlerhafte oder böswillige Manipulation zu verhindern und zu erkennen.</w:t>
            </w:r>
          </w:p>
          <w:p w14:paraId="68488AA1" w14:textId="1D4F12EB" w:rsidR="00910E48" w:rsidRDefault="00910E48" w:rsidP="00910E48">
            <w:pPr>
              <w:pStyle w:val="StandardBox"/>
            </w:pPr>
            <w:r w:rsidRPr="00FB236A">
              <w:t xml:space="preserve">Der Zugriff </w:t>
            </w:r>
            <w:proofErr w:type="gramStart"/>
            <w:r w:rsidRPr="00FB236A">
              <w:t>auf ruhende</w:t>
            </w:r>
            <w:proofErr w:type="gramEnd"/>
            <w:r w:rsidRPr="00FB236A">
              <w:t xml:space="preserve"> Daten ist anhand von Rollen und Berechtigungen zu beschränken. Unautorisierte Zugriffe </w:t>
            </w:r>
            <w:r>
              <w:t xml:space="preserve">sind zu </w:t>
            </w:r>
            <w:r w:rsidRPr="00FB236A">
              <w:t>verhinder</w:t>
            </w:r>
            <w:r>
              <w:t>n</w:t>
            </w:r>
            <w:r w:rsidRPr="00FB236A">
              <w:t xml:space="preserve"> und </w:t>
            </w:r>
            <w:r>
              <w:t xml:space="preserve">zu </w:t>
            </w:r>
            <w:r w:rsidRPr="00FB236A">
              <w:t>protokollie</w:t>
            </w:r>
            <w:r>
              <w:t>ren</w:t>
            </w:r>
            <w:r w:rsidRPr="00FB236A">
              <w:t xml:space="preserve">. Die Zugriffskontrollen </w:t>
            </w:r>
            <w:r w:rsidR="009C6C1F">
              <w:t xml:space="preserve">sind </w:t>
            </w:r>
            <w:r w:rsidRPr="00FB236A">
              <w:t>regelmässig zu überprüfen und anzupassen.</w:t>
            </w:r>
          </w:p>
          <w:p w14:paraId="1E10A4E6" w14:textId="41EB42F8" w:rsidR="00910E48" w:rsidRDefault="00910E48" w:rsidP="00910E48">
            <w:pPr>
              <w:pStyle w:val="StandardBox"/>
            </w:pPr>
            <w:commentRangeStart w:id="205"/>
            <w:commentRangeStart w:id="206"/>
            <w:r w:rsidRPr="00FB236A">
              <w:t xml:space="preserve">Zur Sicherstellung der Datenintegrität sind Verfahren wie Prüfsummen, Hashfunktionen oder andere kryptographische Methoden einzusetzen. Diese Verfahren </w:t>
            </w:r>
            <w:r>
              <w:t xml:space="preserve">sind nach </w:t>
            </w:r>
            <w:r w:rsidRPr="00FB236A">
              <w:t xml:space="preserve">ITSM-S-1001 Standard </w:t>
            </w:r>
            <w:r>
              <w:t>zu richten</w:t>
            </w:r>
            <w:r w:rsidRPr="00FB236A">
              <w:t>.</w:t>
            </w:r>
            <w:commentRangeEnd w:id="205"/>
            <w:r w:rsidR="00DE7C2A">
              <w:rPr>
                <w:rStyle w:val="CommentReference"/>
              </w:rPr>
              <w:commentReference w:id="205"/>
            </w:r>
            <w:commentRangeEnd w:id="206"/>
            <w:r w:rsidR="00CB61D4">
              <w:rPr>
                <w:rStyle w:val="CommentReference"/>
              </w:rPr>
              <w:commentReference w:id="206"/>
            </w:r>
          </w:p>
          <w:p w14:paraId="71650153" w14:textId="1B3C3123" w:rsidR="00910E48" w:rsidRPr="004967F7" w:rsidRDefault="00910E48" w:rsidP="00910E48">
            <w:pPr>
              <w:pStyle w:val="StandardBox"/>
            </w:pPr>
            <w:r w:rsidRPr="00083A5B">
              <w:rPr>
                <w:b/>
                <w:bCs/>
              </w:rPr>
              <w:t>GS:</w:t>
            </w:r>
            <w:r>
              <w:t xml:space="preserve"> </w:t>
            </w:r>
            <w:r w:rsidR="00AD206A">
              <w:t>TOM</w:t>
            </w:r>
            <w:r>
              <w:t xml:space="preserve"> zur Sicherstellung der Datenintegrität sollen regelmässig geprüft und aktualisiert werden.</w:t>
            </w:r>
          </w:p>
        </w:tc>
        <w:tc>
          <w:tcPr>
            <w:tcW w:w="3118" w:type="dxa"/>
            <w:vMerge w:val="restart"/>
          </w:tcPr>
          <w:p w14:paraId="6C9183B5" w14:textId="77777777" w:rsidR="00910E48" w:rsidRPr="00FB236A" w:rsidRDefault="00910E48" w:rsidP="00910E48">
            <w:pPr>
              <w:pStyle w:val="StandardBox"/>
              <w:rPr>
                <w:i/>
                <w:iCs/>
              </w:rPr>
            </w:pPr>
            <w:commentRangeStart w:id="207"/>
            <w:r w:rsidRPr="00FB236A">
              <w:rPr>
                <w:i/>
                <w:iCs/>
              </w:rPr>
              <w:t xml:space="preserve">Hinweis: Verschlüsselung der Backups ist im ITSM-S-6002 Standard für Secure </w:t>
            </w:r>
            <w:proofErr w:type="spellStart"/>
            <w:r w:rsidRPr="00FB236A">
              <w:rPr>
                <w:i/>
                <w:iCs/>
              </w:rPr>
              <w:t>Operations</w:t>
            </w:r>
            <w:proofErr w:type="spellEnd"/>
            <w:r w:rsidRPr="00FB236A">
              <w:rPr>
                <w:i/>
                <w:iCs/>
              </w:rPr>
              <w:t xml:space="preserve"> definiert.</w:t>
            </w:r>
            <w:commentRangeEnd w:id="207"/>
            <w:r w:rsidR="001E2085">
              <w:rPr>
                <w:rStyle w:val="CommentReference"/>
              </w:rPr>
              <w:commentReference w:id="207"/>
            </w:r>
          </w:p>
          <w:p w14:paraId="53783226" w14:textId="1F6BD44F" w:rsidR="00910E48" w:rsidRDefault="00910E48" w:rsidP="00910E48">
            <w:pPr>
              <w:pStyle w:val="StandardBox"/>
              <w:rPr>
                <w:i/>
                <w:iCs/>
              </w:rPr>
            </w:pPr>
            <w:r w:rsidRPr="00FB236A">
              <w:rPr>
                <w:i/>
                <w:iCs/>
              </w:rPr>
              <w:t xml:space="preserve">Hinweis: Beispiele von </w:t>
            </w:r>
            <w:r w:rsidR="00AD206A">
              <w:rPr>
                <w:i/>
                <w:iCs/>
              </w:rPr>
              <w:t>TOM</w:t>
            </w:r>
            <w:r w:rsidRPr="00FB236A">
              <w:rPr>
                <w:i/>
                <w:iCs/>
              </w:rPr>
              <w:t xml:space="preserve"> zur Sicherstellung der Datenintegrität: unveränderliche Audit-Logs; Prüfsummen.</w:t>
            </w:r>
          </w:p>
          <w:p w14:paraId="16285CF3" w14:textId="373F4B28" w:rsidR="00910E48" w:rsidRPr="00C33C9A" w:rsidRDefault="00910E48" w:rsidP="00910E48">
            <w:pPr>
              <w:pStyle w:val="StandardBox"/>
              <w:rPr>
                <w:i/>
                <w:iCs/>
              </w:rPr>
            </w:pPr>
            <w:r w:rsidRPr="00C33C9A">
              <w:rPr>
                <w:i/>
                <w:iCs/>
              </w:rPr>
              <w:t xml:space="preserve">Hinweis: Fehler durch Applikationsbugs, die die Datenintegrität gefährden könnten, sind durch einen sicheren Softwareentwicklungsprozess (SDLC) und </w:t>
            </w:r>
            <w:proofErr w:type="spellStart"/>
            <w:r w:rsidRPr="00C33C9A">
              <w:rPr>
                <w:i/>
                <w:iCs/>
              </w:rPr>
              <w:t>Vulnerability</w:t>
            </w:r>
            <w:proofErr w:type="spellEnd"/>
            <w:r w:rsidRPr="00C33C9A">
              <w:rPr>
                <w:i/>
                <w:iCs/>
              </w:rPr>
              <w:t xml:space="preserve"> Management zu minimieren. Updates und Patches sind vor dem Einsatz zu testen und regelmässig einzuspielen.</w:t>
            </w:r>
            <w:r>
              <w:rPr>
                <w:i/>
                <w:iCs/>
              </w:rPr>
              <w:t xml:space="preserve"> Details sind im Standard ITSM-S-2001 Secure Development.</w:t>
            </w:r>
          </w:p>
          <w:p w14:paraId="4AF0CEB4" w14:textId="25829C0A" w:rsidR="00910E48" w:rsidRPr="004967F7" w:rsidRDefault="00910E48" w:rsidP="00910E48">
            <w:pPr>
              <w:pStyle w:val="StandardBox"/>
              <w:rPr>
                <w:i/>
                <w:iCs/>
                <w:highlight w:val="yellow"/>
              </w:rPr>
            </w:pPr>
          </w:p>
        </w:tc>
      </w:tr>
      <w:tr w:rsidR="00910E48" w:rsidRPr="004967F7" w14:paraId="3A683A36" w14:textId="77777777" w:rsidTr="002574CC">
        <w:trPr>
          <w:cantSplit/>
          <w:trHeight w:val="70"/>
        </w:trPr>
        <w:tc>
          <w:tcPr>
            <w:tcW w:w="850" w:type="dxa"/>
            <w:vMerge/>
          </w:tcPr>
          <w:p w14:paraId="73AC1562" w14:textId="77777777" w:rsidR="00910E48" w:rsidRPr="004967F7" w:rsidRDefault="00910E48" w:rsidP="00910E48">
            <w:pPr>
              <w:pStyle w:val="StandardBox"/>
            </w:pPr>
          </w:p>
        </w:tc>
        <w:tc>
          <w:tcPr>
            <w:tcW w:w="850" w:type="dxa"/>
            <w:vMerge/>
          </w:tcPr>
          <w:p w14:paraId="2BBD408C" w14:textId="77777777" w:rsidR="00910E48" w:rsidRPr="004967F7" w:rsidRDefault="00910E48" w:rsidP="00910E48">
            <w:pPr>
              <w:pStyle w:val="StandardBox"/>
            </w:pPr>
          </w:p>
        </w:tc>
        <w:tc>
          <w:tcPr>
            <w:tcW w:w="567" w:type="dxa"/>
          </w:tcPr>
          <w:p w14:paraId="1661FCB9" w14:textId="028B19B5" w:rsidR="00910E48" w:rsidRPr="004967F7" w:rsidRDefault="00910E48" w:rsidP="00910E48">
            <w:pPr>
              <w:pStyle w:val="StandardBox"/>
            </w:pPr>
            <w:r>
              <w:t>M</w:t>
            </w:r>
          </w:p>
        </w:tc>
        <w:tc>
          <w:tcPr>
            <w:tcW w:w="4819" w:type="dxa"/>
            <w:vAlign w:val="bottom"/>
          </w:tcPr>
          <w:p w14:paraId="48291215" w14:textId="4F053E6E" w:rsidR="00910E48" w:rsidRPr="004967F7" w:rsidRDefault="00910E48" w:rsidP="00910E48">
            <w:pPr>
              <w:pStyle w:val="StandardBox"/>
              <w:rPr>
                <w:b/>
                <w:bCs/>
              </w:rPr>
            </w:pPr>
            <w:r w:rsidRPr="00083A5B">
              <w:rPr>
                <w:b/>
                <w:bCs/>
              </w:rPr>
              <w:t>HS:</w:t>
            </w:r>
            <w:r>
              <w:t xml:space="preserve"> </w:t>
            </w:r>
            <w:r w:rsidR="00AD206A">
              <w:t>TOM</w:t>
            </w:r>
            <w:r>
              <w:t xml:space="preserve"> zur Sicherstellung der Datenintegrität müssen regelmässig geprüft und aktualisiert werden.</w:t>
            </w:r>
          </w:p>
        </w:tc>
        <w:tc>
          <w:tcPr>
            <w:tcW w:w="3118" w:type="dxa"/>
            <w:vMerge/>
          </w:tcPr>
          <w:p w14:paraId="6AA79767" w14:textId="77777777" w:rsidR="00910E48" w:rsidRPr="00FB236A" w:rsidRDefault="00910E48" w:rsidP="00910E48">
            <w:pPr>
              <w:pStyle w:val="StandardBox"/>
              <w:rPr>
                <w:i/>
                <w:iCs/>
              </w:rPr>
            </w:pPr>
          </w:p>
        </w:tc>
      </w:tr>
      <w:tr w:rsidR="00910E48" w:rsidRPr="004967F7" w14:paraId="4A7E1FF2" w14:textId="77777777" w:rsidTr="002574CC">
        <w:trPr>
          <w:cantSplit/>
          <w:trHeight w:val="70"/>
        </w:trPr>
        <w:tc>
          <w:tcPr>
            <w:tcW w:w="850" w:type="dxa"/>
            <w:vMerge/>
          </w:tcPr>
          <w:p w14:paraId="4B8E03C1" w14:textId="77777777" w:rsidR="00910E48" w:rsidRPr="004967F7" w:rsidRDefault="00910E48" w:rsidP="00910E48">
            <w:pPr>
              <w:pStyle w:val="StandardBox"/>
            </w:pPr>
          </w:p>
        </w:tc>
        <w:tc>
          <w:tcPr>
            <w:tcW w:w="850" w:type="dxa"/>
            <w:vMerge/>
          </w:tcPr>
          <w:p w14:paraId="2232F0A9" w14:textId="77777777" w:rsidR="00910E48" w:rsidRPr="004967F7" w:rsidRDefault="00910E48" w:rsidP="00910E48">
            <w:pPr>
              <w:pStyle w:val="StandardBox"/>
            </w:pPr>
          </w:p>
        </w:tc>
        <w:tc>
          <w:tcPr>
            <w:tcW w:w="567" w:type="dxa"/>
          </w:tcPr>
          <w:p w14:paraId="17474C4D" w14:textId="2D65DC18" w:rsidR="00910E48" w:rsidRPr="004967F7" w:rsidRDefault="00910E48" w:rsidP="00910E48">
            <w:pPr>
              <w:pStyle w:val="StandardBox"/>
            </w:pPr>
            <w:r>
              <w:t>M</w:t>
            </w:r>
          </w:p>
        </w:tc>
        <w:tc>
          <w:tcPr>
            <w:tcW w:w="4819" w:type="dxa"/>
            <w:vAlign w:val="bottom"/>
          </w:tcPr>
          <w:p w14:paraId="2546F5B3" w14:textId="372B041E" w:rsidR="00910E48" w:rsidRPr="004967F7" w:rsidRDefault="00910E48" w:rsidP="00910E48">
            <w:pPr>
              <w:pStyle w:val="StandardBox"/>
              <w:rPr>
                <w:b/>
                <w:bCs/>
              </w:rPr>
            </w:pPr>
            <w:r w:rsidRPr="00DE4B6F">
              <w:rPr>
                <w:b/>
                <w:bCs/>
              </w:rPr>
              <w:t>SHS:</w:t>
            </w:r>
            <w:r>
              <w:t xml:space="preserve"> </w:t>
            </w:r>
            <w:r w:rsidR="00AD206A">
              <w:t>TOM</w:t>
            </w:r>
            <w:r>
              <w:t xml:space="preserve"> zur Sicherstellung der Datenintegrität müssen regelmässig geprüft, aktualisiert und protokolliert werden.</w:t>
            </w:r>
          </w:p>
        </w:tc>
        <w:tc>
          <w:tcPr>
            <w:tcW w:w="3118" w:type="dxa"/>
            <w:vMerge/>
          </w:tcPr>
          <w:p w14:paraId="2E4C91B2" w14:textId="77777777" w:rsidR="00910E48" w:rsidRPr="00FB236A" w:rsidRDefault="00910E48" w:rsidP="00910E48">
            <w:pPr>
              <w:pStyle w:val="StandardBox"/>
              <w:rPr>
                <w:i/>
                <w:iCs/>
              </w:rPr>
            </w:pPr>
          </w:p>
        </w:tc>
      </w:tr>
      <w:bookmarkStart w:id="208" w:name="_Hlk212792879"/>
      <w:tr w:rsidR="00910E48" w:rsidRPr="004967F7" w14:paraId="20B00756" w14:textId="77777777" w:rsidTr="00974247">
        <w:trPr>
          <w:cantSplit/>
          <w:trHeight w:val="767"/>
        </w:trPr>
        <w:tc>
          <w:tcPr>
            <w:tcW w:w="850" w:type="dxa"/>
            <w:vMerge w:val="restart"/>
          </w:tcPr>
          <w:p w14:paraId="53520D59" w14:textId="77777777" w:rsidR="00910E48" w:rsidRDefault="00910E48" w:rsidP="00910E48">
            <w:pPr>
              <w:pStyle w:val="StandardBox"/>
            </w:pPr>
            <w:r>
              <w:lastRenderedPageBreak/>
              <w:fldChar w:fldCharType="begin"/>
            </w:r>
            <w:r>
              <w:instrText>HYPERLINK "https://jira.snb.ch/projects/ITSA/issues/ITSA-56"</w:instrText>
            </w:r>
            <w:r>
              <w:fldChar w:fldCharType="separate"/>
            </w:r>
            <w:r w:rsidRPr="00353D40">
              <w:rPr>
                <w:rStyle w:val="Hyperlink"/>
              </w:rPr>
              <w:t>ITSA-56</w:t>
            </w:r>
            <w:r>
              <w:fldChar w:fldCharType="end"/>
            </w:r>
          </w:p>
          <w:p w14:paraId="5D5CC9F9" w14:textId="30DB585E" w:rsidR="00910E48" w:rsidRPr="004967F7" w:rsidRDefault="00CE2F7F" w:rsidP="00910E48">
            <w:pPr>
              <w:pStyle w:val="StandardBox"/>
            </w:pPr>
            <w:r w:rsidRPr="00CE2F7F">
              <w:rPr>
                <w:rStyle w:val="StandardBoxmicroRefChar"/>
              </w:rPr>
              <w:t>BS-2-L2</w:t>
            </w:r>
          </w:p>
        </w:tc>
        <w:tc>
          <w:tcPr>
            <w:tcW w:w="850" w:type="dxa"/>
            <w:vMerge w:val="restart"/>
          </w:tcPr>
          <w:p w14:paraId="4BBD4BD8" w14:textId="63493F96" w:rsidR="00910E48" w:rsidRPr="004967F7" w:rsidRDefault="00910E48" w:rsidP="00910E48">
            <w:pPr>
              <w:pStyle w:val="StandardBox"/>
            </w:pPr>
            <w:r>
              <w:t>DSS033</w:t>
            </w:r>
          </w:p>
        </w:tc>
        <w:tc>
          <w:tcPr>
            <w:tcW w:w="567" w:type="dxa"/>
          </w:tcPr>
          <w:p w14:paraId="38137702" w14:textId="0B2B4DB1" w:rsidR="00910E48" w:rsidRPr="004967F7" w:rsidRDefault="00910E48" w:rsidP="00910E48">
            <w:pPr>
              <w:pStyle w:val="StandardBox"/>
            </w:pPr>
            <w:r>
              <w:t>S</w:t>
            </w:r>
          </w:p>
        </w:tc>
        <w:tc>
          <w:tcPr>
            <w:tcW w:w="4819" w:type="dxa"/>
            <w:vAlign w:val="bottom"/>
          </w:tcPr>
          <w:p w14:paraId="3F791708" w14:textId="77777777" w:rsidR="00910E48" w:rsidRPr="004967F7" w:rsidRDefault="00910E48" w:rsidP="00910E48">
            <w:pPr>
              <w:pStyle w:val="StandardBox"/>
              <w:rPr>
                <w:b/>
                <w:bCs/>
              </w:rPr>
            </w:pPr>
            <w:commentRangeStart w:id="209"/>
            <w:r w:rsidRPr="004967F7">
              <w:rPr>
                <w:b/>
                <w:bCs/>
              </w:rPr>
              <w:t>Datenbankverschlüsselung</w:t>
            </w:r>
            <w:commentRangeEnd w:id="209"/>
            <w:r w:rsidR="00BC733E">
              <w:rPr>
                <w:rStyle w:val="CommentReference"/>
              </w:rPr>
              <w:commentReference w:id="209"/>
            </w:r>
          </w:p>
          <w:p w14:paraId="7FD9F9FC" w14:textId="062F9A9C" w:rsidR="00910E48" w:rsidRDefault="00910E48" w:rsidP="00910E48">
            <w:pPr>
              <w:pStyle w:val="StandardBox"/>
            </w:pPr>
            <w:r w:rsidRPr="00083A5B">
              <w:rPr>
                <w:b/>
                <w:bCs/>
              </w:rPr>
              <w:t>HS:</w:t>
            </w:r>
            <w:r>
              <w:t xml:space="preserve"> Datenbanken mit vertraulichen Daten sollen </w:t>
            </w:r>
            <w:r w:rsidRPr="004967F7">
              <w:t xml:space="preserve">gemäss </w:t>
            </w:r>
            <w:commentRangeStart w:id="210"/>
            <w:commentRangeStart w:id="211"/>
            <w:commentRangeStart w:id="212"/>
            <w:r w:rsidRPr="004967F7">
              <w:t>BW</w:t>
            </w:r>
            <w:commentRangeEnd w:id="210"/>
            <w:r w:rsidR="001265E0">
              <w:rPr>
                <w:rStyle w:val="CommentReference"/>
              </w:rPr>
              <w:commentReference w:id="210"/>
            </w:r>
            <w:commentRangeEnd w:id="211"/>
            <w:r w:rsidR="007F29DD">
              <w:rPr>
                <w:rStyle w:val="CommentReference"/>
              </w:rPr>
              <w:commentReference w:id="211"/>
            </w:r>
            <w:r w:rsidRPr="004967F7">
              <w:t xml:space="preserve"> 1101</w:t>
            </w:r>
            <w:commentRangeEnd w:id="212"/>
            <w:r w:rsidR="00C36CAC">
              <w:rPr>
                <w:rStyle w:val="CommentReference"/>
              </w:rPr>
              <w:commentReference w:id="212"/>
            </w:r>
            <w:r w:rsidRPr="004967F7">
              <w:t xml:space="preserve"> mit datenbankseitiger Verschlüsselung betrieben werden</w:t>
            </w:r>
            <w:r>
              <w:t>, sofern diese Daten in der Datenbank nicht bereits durch ein anderes Verschlüsselungsverfahren (z.B. auf Applikationsebene) verschlüsselt abgelegt werden</w:t>
            </w:r>
            <w:r w:rsidRPr="004967F7">
              <w:t xml:space="preserve">. </w:t>
            </w:r>
            <w:r>
              <w:t xml:space="preserve">Die </w:t>
            </w:r>
            <w:r w:rsidRPr="004967F7">
              <w:t xml:space="preserve">Schlüsselverwaltung </w:t>
            </w:r>
            <w:r>
              <w:t xml:space="preserve">hat zentral </w:t>
            </w:r>
            <w:r w:rsidRPr="004967F7">
              <w:t>zu erfolgen</w:t>
            </w:r>
            <w:r>
              <w:t>.</w:t>
            </w:r>
          </w:p>
          <w:p w14:paraId="5DC963E3" w14:textId="006601C9" w:rsidR="00910E48" w:rsidRPr="004967F7" w:rsidRDefault="00910E48" w:rsidP="00910E48">
            <w:pPr>
              <w:pStyle w:val="StandardBox"/>
            </w:pPr>
            <w:r>
              <w:t xml:space="preserve">Die </w:t>
            </w:r>
            <w:commentRangeStart w:id="213"/>
            <w:commentRangeStart w:id="214"/>
            <w:r w:rsidRPr="004967F7">
              <w:t xml:space="preserve">Schlüssel und Zertifikate </w:t>
            </w:r>
            <w:commentRangeEnd w:id="213"/>
            <w:r w:rsidR="001265E0">
              <w:rPr>
                <w:rStyle w:val="CommentReference"/>
              </w:rPr>
              <w:commentReference w:id="213"/>
            </w:r>
            <w:commentRangeEnd w:id="214"/>
            <w:r w:rsidR="001E2085">
              <w:rPr>
                <w:rStyle w:val="CommentReference"/>
              </w:rPr>
              <w:commentReference w:id="214"/>
            </w:r>
            <w:r w:rsidRPr="004967F7">
              <w:t>sind vor Inbetriebnahme zu prüfen, im Betrieb zu überwachen und fristgerecht zu rotieren.</w:t>
            </w:r>
          </w:p>
        </w:tc>
        <w:tc>
          <w:tcPr>
            <w:tcW w:w="3118" w:type="dxa"/>
            <w:vMerge w:val="restart"/>
          </w:tcPr>
          <w:p w14:paraId="1209E557" w14:textId="70EB657E" w:rsidR="00910E48" w:rsidRPr="004967F7" w:rsidRDefault="00910E48" w:rsidP="00910E48">
            <w:pPr>
              <w:pStyle w:val="StandardBox"/>
              <w:rPr>
                <w:i/>
                <w:iCs/>
                <w:highlight w:val="yellow"/>
              </w:rPr>
            </w:pPr>
            <w:r w:rsidRPr="002574CC">
              <w:rPr>
                <w:i/>
                <w:iCs/>
              </w:rPr>
              <w:t>Hinweis: D</w:t>
            </w:r>
            <w:r w:rsidRPr="002574CC">
              <w:t xml:space="preserve">ie datenbankseitige Verschlüsselung ersetzt nicht die Verschlüsselung auf Anwendungsebene, wenn </w:t>
            </w:r>
            <w:commentRangeStart w:id="215"/>
            <w:commentRangeStart w:id="216"/>
            <w:commentRangeStart w:id="217"/>
            <w:r w:rsidRPr="002574CC">
              <w:t>feldbasi</w:t>
            </w:r>
            <w:r w:rsidR="008C5B6E">
              <w:t>erter</w:t>
            </w:r>
            <w:r w:rsidRPr="002574CC">
              <w:t xml:space="preserve"> </w:t>
            </w:r>
            <w:commentRangeEnd w:id="215"/>
            <w:r w:rsidR="00C36CAC">
              <w:rPr>
                <w:rStyle w:val="CommentReference"/>
              </w:rPr>
              <w:commentReference w:id="215"/>
            </w:r>
            <w:commentRangeEnd w:id="216"/>
            <w:r w:rsidR="00431CF1">
              <w:rPr>
                <w:rStyle w:val="CommentReference"/>
              </w:rPr>
              <w:commentReference w:id="216"/>
            </w:r>
            <w:commentRangeEnd w:id="217"/>
            <w:r w:rsidR="008C5B6E">
              <w:rPr>
                <w:rStyle w:val="CommentReference"/>
              </w:rPr>
              <w:commentReference w:id="217"/>
            </w:r>
            <w:r w:rsidRPr="002574CC">
              <w:t xml:space="preserve">Schutz oder </w:t>
            </w:r>
            <w:r w:rsidR="000364B5">
              <w:t>«</w:t>
            </w:r>
            <w:proofErr w:type="spellStart"/>
            <w:r w:rsidRPr="002574CC">
              <w:t>need-to-know</w:t>
            </w:r>
            <w:proofErr w:type="spellEnd"/>
            <w:r w:rsidR="000364B5">
              <w:t>»</w:t>
            </w:r>
            <w:r w:rsidRPr="002574CC">
              <w:t xml:space="preserve"> auf Datenebene erforderlich ist.</w:t>
            </w:r>
          </w:p>
        </w:tc>
      </w:tr>
      <w:tr w:rsidR="00974247" w:rsidRPr="004967F7" w14:paraId="2F21F28D" w14:textId="77777777" w:rsidTr="004D724F">
        <w:trPr>
          <w:cantSplit/>
          <w:trHeight w:val="52"/>
        </w:trPr>
        <w:tc>
          <w:tcPr>
            <w:tcW w:w="850" w:type="dxa"/>
            <w:vMerge/>
          </w:tcPr>
          <w:p w14:paraId="41545AA6" w14:textId="77777777" w:rsidR="00974247" w:rsidRPr="004967F7" w:rsidRDefault="00974247" w:rsidP="007E3FD5">
            <w:pPr>
              <w:pStyle w:val="StandardBox"/>
            </w:pPr>
          </w:p>
        </w:tc>
        <w:tc>
          <w:tcPr>
            <w:tcW w:w="850" w:type="dxa"/>
            <w:vMerge/>
          </w:tcPr>
          <w:p w14:paraId="5C267B81" w14:textId="77777777" w:rsidR="00974247" w:rsidRPr="004967F7" w:rsidRDefault="00974247" w:rsidP="007E3FD5">
            <w:pPr>
              <w:pStyle w:val="StandardBox"/>
            </w:pPr>
          </w:p>
        </w:tc>
        <w:tc>
          <w:tcPr>
            <w:tcW w:w="567" w:type="dxa"/>
          </w:tcPr>
          <w:p w14:paraId="4B5CDE9A" w14:textId="175037E0" w:rsidR="00974247" w:rsidRPr="004967F7" w:rsidRDefault="00974247" w:rsidP="007E3FD5">
            <w:pPr>
              <w:pStyle w:val="StandardBox"/>
            </w:pPr>
            <w:r>
              <w:t>M</w:t>
            </w:r>
          </w:p>
        </w:tc>
        <w:tc>
          <w:tcPr>
            <w:tcW w:w="4819" w:type="dxa"/>
            <w:vAlign w:val="bottom"/>
          </w:tcPr>
          <w:p w14:paraId="44D49283" w14:textId="3571B16C" w:rsidR="00974247" w:rsidRPr="004967F7" w:rsidRDefault="00974247" w:rsidP="007E3FD5">
            <w:pPr>
              <w:pStyle w:val="StandardBox"/>
              <w:rPr>
                <w:b/>
                <w:bCs/>
              </w:rPr>
            </w:pPr>
            <w:r w:rsidRPr="00974247">
              <w:rPr>
                <w:b/>
                <w:bCs/>
              </w:rPr>
              <w:t>SHS:</w:t>
            </w:r>
            <w:r>
              <w:t xml:space="preserve"> Datenbanken müssen </w:t>
            </w:r>
            <w:r w:rsidRPr="004967F7">
              <w:t>gemäss BW 1101 mit datenbankseitiger Verschlüsselung betrieben werden</w:t>
            </w:r>
            <w:r w:rsidR="003E36F6">
              <w:t xml:space="preserve">, sofern diese Daten in der Datenbank nicht bereits durch ein anderes Verschlüsselungsverfahren </w:t>
            </w:r>
            <w:r w:rsidR="00083A5B">
              <w:t xml:space="preserve">(z.B. </w:t>
            </w:r>
            <w:r w:rsidR="003E36F6">
              <w:t>auf Applikationsebene</w:t>
            </w:r>
            <w:r w:rsidR="00083A5B">
              <w:t>)</w:t>
            </w:r>
            <w:r w:rsidR="003E36F6">
              <w:t xml:space="preserve"> verschlüsselt abgelegt werden</w:t>
            </w:r>
            <w:r w:rsidR="003E36F6" w:rsidRPr="004967F7">
              <w:t xml:space="preserve">. </w:t>
            </w:r>
            <w:r w:rsidR="003E36F6">
              <w:t xml:space="preserve">Die </w:t>
            </w:r>
            <w:r w:rsidR="003E36F6" w:rsidRPr="004967F7">
              <w:t xml:space="preserve">Schlüsselverwaltung </w:t>
            </w:r>
            <w:r w:rsidR="003E36F6">
              <w:t xml:space="preserve">hat zentral </w:t>
            </w:r>
            <w:r w:rsidR="003E36F6" w:rsidRPr="004967F7">
              <w:t>zu erfolgen</w:t>
            </w:r>
            <w:r w:rsidR="003E36F6">
              <w:t>.</w:t>
            </w:r>
          </w:p>
        </w:tc>
        <w:tc>
          <w:tcPr>
            <w:tcW w:w="3118" w:type="dxa"/>
            <w:vMerge/>
          </w:tcPr>
          <w:p w14:paraId="2A0579E4" w14:textId="77777777" w:rsidR="00974247" w:rsidRDefault="00974247" w:rsidP="007E3FD5">
            <w:pPr>
              <w:pStyle w:val="StandardBox"/>
              <w:rPr>
                <w:i/>
                <w:iCs/>
                <w:highlight w:val="yellow"/>
              </w:rPr>
            </w:pPr>
          </w:p>
        </w:tc>
      </w:tr>
    </w:tbl>
    <w:p w14:paraId="6D5FC549" w14:textId="18025776" w:rsidR="00EA065F" w:rsidRDefault="007B4ED2" w:rsidP="00EA065F">
      <w:pPr>
        <w:pStyle w:val="Heading3"/>
        <w:tabs>
          <w:tab w:val="num" w:pos="1134"/>
        </w:tabs>
      </w:pPr>
      <w:bookmarkStart w:id="218" w:name="_Toc211667091"/>
      <w:bookmarkEnd w:id="208"/>
      <w:r w:rsidRPr="004967F7">
        <w:t>Datenminimierung</w:t>
      </w:r>
      <w:bookmarkEnd w:id="218"/>
    </w:p>
    <w:p w14:paraId="1EE0FB25" w14:textId="76544442" w:rsidR="00713D31" w:rsidRPr="006D3413" w:rsidRDefault="00055BD1" w:rsidP="00713D31">
      <w:r w:rsidRPr="006D3413">
        <w:t xml:space="preserve">Das Prinzip der Datenminimierung </w:t>
      </w:r>
      <w:r w:rsidR="00D21F98">
        <w:t>[</w:t>
      </w:r>
      <w:r w:rsidR="00D21F98">
        <w:fldChar w:fldCharType="begin"/>
      </w:r>
      <w:r w:rsidR="00D21F98">
        <w:instrText xml:space="preserve"> REF Prinzip_Datenminimierung \h </w:instrText>
      </w:r>
      <w:r w:rsidR="00D21F98">
        <w:fldChar w:fldCharType="separate"/>
      </w:r>
      <w:r w:rsidR="00D21F98" w:rsidRPr="004967F7">
        <w:t>DSS-P</w:t>
      </w:r>
      <w:r w:rsidR="00D21F98">
        <w:t>8</w:t>
      </w:r>
      <w:r w:rsidR="00D21F98">
        <w:fldChar w:fldCharType="end"/>
      </w:r>
      <w:r w:rsidR="00D21F98">
        <w:t xml:space="preserve">] </w:t>
      </w:r>
      <w:r w:rsidRPr="006D3413">
        <w:t>besagt, dass nur jene Daten erfasst, gespeichert, weitergegeben oder anderweitig verarbeitet werden dürfen, die für den jeweiligen Zweck unbedingt erforderlich sind. Dies trägt dazu bei, das Ausma</w:t>
      </w:r>
      <w:r w:rsidR="006D3413">
        <w:t>ss</w:t>
      </w:r>
      <w:r w:rsidRPr="006D3413">
        <w:t xml:space="preserve"> möglicher Vorfälle zu </w:t>
      </w:r>
      <w:r w:rsidR="003E36F6">
        <w:t>minimieren</w:t>
      </w:r>
      <w:r w:rsidRPr="006D3413">
        <w:t>, Speicheranforderungen zu senken und die Systemleistung aufrechtzuerhalten.</w:t>
      </w:r>
      <w:r w:rsidR="006D3413">
        <w:t xml:space="preserve"> Die folgenden Vorgaben setzen das Prinzip um.</w:t>
      </w:r>
    </w:p>
    <w:tbl>
      <w:tblPr>
        <w:tblStyle w:val="TableGrid"/>
        <w:tblW w:w="10204" w:type="dxa"/>
        <w:tblCellMar>
          <w:left w:w="28" w:type="dxa"/>
          <w:right w:w="28" w:type="dxa"/>
        </w:tblCellMar>
        <w:tblLook w:val="04A0" w:firstRow="1" w:lastRow="0" w:firstColumn="1" w:lastColumn="0" w:noHBand="0" w:noVBand="1"/>
      </w:tblPr>
      <w:tblGrid>
        <w:gridCol w:w="1363"/>
        <w:gridCol w:w="1315"/>
        <w:gridCol w:w="511"/>
        <w:gridCol w:w="4302"/>
        <w:gridCol w:w="2713"/>
      </w:tblGrid>
      <w:tr w:rsidR="00EA065F" w:rsidRPr="004967F7" w14:paraId="59A61BE2" w14:textId="77777777" w:rsidTr="001D0B13">
        <w:trPr>
          <w:cantSplit/>
          <w:tblHeader/>
        </w:trPr>
        <w:tc>
          <w:tcPr>
            <w:tcW w:w="850" w:type="dxa"/>
            <w:shd w:val="clear" w:color="auto" w:fill="E5E5E5" w:themeFill="text1" w:themeFillTint="1A"/>
          </w:tcPr>
          <w:p w14:paraId="0E206853" w14:textId="77777777" w:rsidR="00EA065F" w:rsidRPr="004967F7" w:rsidRDefault="00EA065F" w:rsidP="001D0B13">
            <w:pPr>
              <w:pStyle w:val="StandardBoxfett"/>
            </w:pPr>
            <w:r w:rsidRPr="004967F7">
              <w:t>AN_ID</w:t>
            </w:r>
          </w:p>
        </w:tc>
        <w:tc>
          <w:tcPr>
            <w:tcW w:w="850" w:type="dxa"/>
            <w:shd w:val="clear" w:color="auto" w:fill="E5E5E5" w:themeFill="text1" w:themeFillTint="1A"/>
          </w:tcPr>
          <w:p w14:paraId="0C4F0183" w14:textId="77777777" w:rsidR="00EA065F" w:rsidRPr="004967F7" w:rsidRDefault="00EA065F" w:rsidP="001D0B13">
            <w:pPr>
              <w:pStyle w:val="StandardBoxfett"/>
            </w:pPr>
            <w:r w:rsidRPr="004967F7">
              <w:t>AV_ID</w:t>
            </w:r>
          </w:p>
        </w:tc>
        <w:tc>
          <w:tcPr>
            <w:tcW w:w="567" w:type="dxa"/>
            <w:shd w:val="clear" w:color="auto" w:fill="E5E5E5" w:themeFill="text1" w:themeFillTint="1A"/>
          </w:tcPr>
          <w:p w14:paraId="4DF9AB65" w14:textId="77777777" w:rsidR="00EA065F" w:rsidRPr="004967F7" w:rsidRDefault="00EA065F" w:rsidP="001D0B13">
            <w:pPr>
              <w:pStyle w:val="StandardBoxfett"/>
            </w:pPr>
            <w:r w:rsidRPr="004967F7">
              <w:t>Art</w:t>
            </w:r>
          </w:p>
        </w:tc>
        <w:tc>
          <w:tcPr>
            <w:tcW w:w="4819" w:type="dxa"/>
            <w:shd w:val="clear" w:color="auto" w:fill="E5E5E5" w:themeFill="text1" w:themeFillTint="1A"/>
          </w:tcPr>
          <w:p w14:paraId="7E31335B" w14:textId="77777777" w:rsidR="00EA065F" w:rsidRPr="004967F7" w:rsidRDefault="00EA065F" w:rsidP="001D0B13">
            <w:pPr>
              <w:pStyle w:val="StandardBoxfett"/>
            </w:pPr>
            <w:r w:rsidRPr="004967F7">
              <w:t>Vorgabe</w:t>
            </w:r>
          </w:p>
        </w:tc>
        <w:tc>
          <w:tcPr>
            <w:tcW w:w="3118" w:type="dxa"/>
            <w:shd w:val="clear" w:color="auto" w:fill="E5E5E5" w:themeFill="text1" w:themeFillTint="1A"/>
          </w:tcPr>
          <w:p w14:paraId="408C18F4" w14:textId="77777777" w:rsidR="00EA065F" w:rsidRPr="004967F7" w:rsidRDefault="00EA065F" w:rsidP="001D0B13">
            <w:pPr>
              <w:pStyle w:val="StandardBoxfett"/>
            </w:pPr>
            <w:r w:rsidRPr="004967F7">
              <w:t>Bemerkung / Beispiele</w:t>
            </w:r>
          </w:p>
        </w:tc>
      </w:tr>
      <w:bookmarkStart w:id="219" w:name="_Hlk212792913"/>
      <w:tr w:rsidR="00CE2F7F" w:rsidRPr="004967F7" w14:paraId="07D8289D" w14:textId="77777777" w:rsidTr="00AF5E8D">
        <w:trPr>
          <w:cantSplit/>
        </w:trPr>
        <w:tc>
          <w:tcPr>
            <w:tcW w:w="850" w:type="dxa"/>
          </w:tcPr>
          <w:p w14:paraId="25ADF0E7" w14:textId="77777777" w:rsidR="00CE2F7F" w:rsidRDefault="00CE2F7F" w:rsidP="00CE2F7F">
            <w:pPr>
              <w:pStyle w:val="StandardBox"/>
            </w:pPr>
            <w:r>
              <w:fldChar w:fldCharType="begin"/>
            </w:r>
            <w:r>
              <w:instrText>HYPERLINK "https://jira.snb.ch/projects/ITSA/issues/ITSA-56"</w:instrText>
            </w:r>
            <w:r>
              <w:fldChar w:fldCharType="separate"/>
            </w:r>
            <w:r w:rsidRPr="00353D40">
              <w:rPr>
                <w:rStyle w:val="Hyperlink"/>
              </w:rPr>
              <w:t>ITSA-56</w:t>
            </w:r>
            <w:r>
              <w:fldChar w:fldCharType="end"/>
            </w:r>
          </w:p>
          <w:p w14:paraId="5488A5BC" w14:textId="1CFF83B8" w:rsidR="00CE2F7F" w:rsidRPr="004967F7" w:rsidRDefault="00CE2F7F" w:rsidP="00CE2F7F">
            <w:pPr>
              <w:pStyle w:val="StandardBox"/>
            </w:pPr>
            <w:commentRangeStart w:id="220"/>
            <w:commentRangeStart w:id="221"/>
            <w:r w:rsidRPr="00CE2F7F">
              <w:rPr>
                <w:rStyle w:val="StandardBoxmicroRefChar"/>
              </w:rPr>
              <w:t>BS-2-L2</w:t>
            </w:r>
            <w:commentRangeEnd w:id="220"/>
            <w:r w:rsidR="00F70731">
              <w:rPr>
                <w:rStyle w:val="CommentReference"/>
              </w:rPr>
              <w:commentReference w:id="220"/>
            </w:r>
            <w:commentRangeEnd w:id="221"/>
            <w:r w:rsidR="008C5B6E">
              <w:rPr>
                <w:rStyle w:val="CommentReference"/>
              </w:rPr>
              <w:commentReference w:id="221"/>
            </w:r>
          </w:p>
        </w:tc>
        <w:tc>
          <w:tcPr>
            <w:tcW w:w="850" w:type="dxa"/>
          </w:tcPr>
          <w:p w14:paraId="194B0813" w14:textId="15E7627F" w:rsidR="00CE2F7F" w:rsidRPr="004967F7" w:rsidRDefault="00CE2F7F" w:rsidP="00CE2F7F">
            <w:pPr>
              <w:pStyle w:val="StandardBox"/>
            </w:pPr>
            <w:r>
              <w:t>DSS040</w:t>
            </w:r>
          </w:p>
        </w:tc>
        <w:tc>
          <w:tcPr>
            <w:tcW w:w="567" w:type="dxa"/>
          </w:tcPr>
          <w:p w14:paraId="6E816E28" w14:textId="4CF2B498" w:rsidR="00CE2F7F" w:rsidRPr="001E04F4" w:rsidRDefault="00CE2F7F" w:rsidP="00CE2F7F">
            <w:pPr>
              <w:pStyle w:val="StandardBox"/>
            </w:pPr>
            <w:r>
              <w:t>M</w:t>
            </w:r>
          </w:p>
        </w:tc>
        <w:tc>
          <w:tcPr>
            <w:tcW w:w="4819" w:type="dxa"/>
            <w:vAlign w:val="bottom"/>
          </w:tcPr>
          <w:p w14:paraId="5F90B1D8" w14:textId="236D94DB" w:rsidR="00CE2F7F" w:rsidRPr="004967F7" w:rsidRDefault="00CE2F7F" w:rsidP="00CE2F7F">
            <w:pPr>
              <w:pStyle w:val="StandardBox"/>
              <w:rPr>
                <w:b/>
                <w:bCs/>
              </w:rPr>
            </w:pPr>
            <w:r w:rsidRPr="004967F7">
              <w:rPr>
                <w:b/>
                <w:bCs/>
              </w:rPr>
              <w:t xml:space="preserve">Minimierung </w:t>
            </w:r>
            <w:r>
              <w:rPr>
                <w:b/>
                <w:bCs/>
              </w:rPr>
              <w:t>beim Erfassen und Kopieren</w:t>
            </w:r>
          </w:p>
          <w:p w14:paraId="766BE9A4" w14:textId="77263F4F" w:rsidR="00CE2F7F" w:rsidRPr="001E04F4" w:rsidRDefault="00CE2F7F" w:rsidP="00CE2F7F">
            <w:pPr>
              <w:pStyle w:val="StandardBox"/>
              <w:rPr>
                <w:rFonts w:cs="Times New Roman"/>
                <w:color w:val="080808"/>
              </w:rPr>
            </w:pPr>
            <w:r w:rsidRPr="008D3089">
              <w:rPr>
                <w:b/>
                <w:bCs/>
              </w:rPr>
              <w:t xml:space="preserve">HS: </w:t>
            </w:r>
            <w:r>
              <w:rPr>
                <w:rFonts w:cs="Times New Roman"/>
                <w:color w:val="080808"/>
              </w:rPr>
              <w:t xml:space="preserve">Bei der Erfassung und beim Kopieren von </w:t>
            </w:r>
            <w:commentRangeStart w:id="222"/>
            <w:commentRangeStart w:id="223"/>
            <w:r>
              <w:rPr>
                <w:rFonts w:cs="Times New Roman"/>
                <w:color w:val="080808"/>
              </w:rPr>
              <w:t>vertraulichen</w:t>
            </w:r>
            <w:commentRangeEnd w:id="222"/>
            <w:r w:rsidR="00AD206A">
              <w:rPr>
                <w:rStyle w:val="CommentReference"/>
              </w:rPr>
              <w:commentReference w:id="222"/>
            </w:r>
            <w:r>
              <w:rPr>
                <w:rFonts w:cs="Times New Roman"/>
                <w:color w:val="080808"/>
              </w:rPr>
              <w:t xml:space="preserve"> </w:t>
            </w:r>
            <w:commentRangeEnd w:id="223"/>
            <w:r w:rsidR="00444428">
              <w:rPr>
                <w:rStyle w:val="CommentReference"/>
              </w:rPr>
              <w:commentReference w:id="223"/>
            </w:r>
            <w:r>
              <w:rPr>
                <w:rFonts w:cs="Times New Roman"/>
                <w:color w:val="080808"/>
              </w:rPr>
              <w:t xml:space="preserve">Daten muss vorgängig der </w:t>
            </w:r>
            <w:commentRangeStart w:id="224"/>
            <w:commentRangeStart w:id="225"/>
            <w:r>
              <w:rPr>
                <w:rFonts w:cs="Times New Roman"/>
                <w:color w:val="080808"/>
              </w:rPr>
              <w:t xml:space="preserve">Zweck der Verarbeitung </w:t>
            </w:r>
            <w:commentRangeEnd w:id="224"/>
            <w:r w:rsidR="00DE7C2A">
              <w:rPr>
                <w:rStyle w:val="CommentReference"/>
              </w:rPr>
              <w:commentReference w:id="224"/>
            </w:r>
            <w:commentRangeEnd w:id="225"/>
            <w:r w:rsidR="001265E0">
              <w:rPr>
                <w:rStyle w:val="CommentReference"/>
              </w:rPr>
              <w:commentReference w:id="225"/>
            </w:r>
            <w:commentRangeStart w:id="226"/>
            <w:r>
              <w:rPr>
                <w:rFonts w:cs="Times New Roman"/>
                <w:color w:val="080808"/>
              </w:rPr>
              <w:t>vorliegen</w:t>
            </w:r>
            <w:commentRangeEnd w:id="226"/>
            <w:r w:rsidR="00444428">
              <w:rPr>
                <w:rStyle w:val="CommentReference"/>
              </w:rPr>
              <w:commentReference w:id="226"/>
            </w:r>
            <w:r>
              <w:rPr>
                <w:rFonts w:cs="Times New Roman"/>
                <w:color w:val="080808"/>
              </w:rPr>
              <w:t>. Sollte der Zweck mit weniger Daten erzielt werden können, dürfen nur die notwendigen Daten erfasst oder kopiert werden.</w:t>
            </w:r>
          </w:p>
        </w:tc>
        <w:tc>
          <w:tcPr>
            <w:tcW w:w="3118" w:type="dxa"/>
          </w:tcPr>
          <w:p w14:paraId="24EF3530" w14:textId="77777777" w:rsidR="00CE2F7F" w:rsidRPr="004967F7" w:rsidRDefault="00CE2F7F" w:rsidP="00CE2F7F">
            <w:pPr>
              <w:pStyle w:val="StandardBox"/>
              <w:rPr>
                <w:i/>
                <w:iCs/>
                <w:highlight w:val="yellow"/>
              </w:rPr>
            </w:pPr>
          </w:p>
        </w:tc>
      </w:tr>
      <w:tr w:rsidR="00CE2F7F" w:rsidRPr="004967F7" w14:paraId="0839E1A9" w14:textId="77777777" w:rsidTr="00AF5E8D">
        <w:trPr>
          <w:cantSplit/>
        </w:trPr>
        <w:tc>
          <w:tcPr>
            <w:tcW w:w="850" w:type="dxa"/>
          </w:tcPr>
          <w:p w14:paraId="1ADA88CA" w14:textId="77777777" w:rsidR="00CE2F7F" w:rsidRDefault="00CE2F7F" w:rsidP="00CE2F7F">
            <w:pPr>
              <w:pStyle w:val="StandardBox"/>
            </w:pPr>
            <w:hyperlink r:id="rId28" w:history="1">
              <w:r w:rsidRPr="00353D40">
                <w:rPr>
                  <w:rStyle w:val="Hyperlink"/>
                </w:rPr>
                <w:t>ITSA-56</w:t>
              </w:r>
            </w:hyperlink>
          </w:p>
          <w:p w14:paraId="0A9ACF07" w14:textId="4CBE60DC" w:rsidR="00CE2F7F" w:rsidRPr="004967F7" w:rsidRDefault="00CE2F7F" w:rsidP="00CE2F7F">
            <w:pPr>
              <w:pStyle w:val="StandardBox"/>
            </w:pPr>
            <w:r w:rsidRPr="00CE2F7F">
              <w:rPr>
                <w:rStyle w:val="StandardBoxmicroRefChar"/>
              </w:rPr>
              <w:t>BS-2-L2</w:t>
            </w:r>
          </w:p>
        </w:tc>
        <w:tc>
          <w:tcPr>
            <w:tcW w:w="850" w:type="dxa"/>
          </w:tcPr>
          <w:p w14:paraId="7004F7A9" w14:textId="5350C0E4" w:rsidR="00CE2F7F" w:rsidRPr="004967F7" w:rsidRDefault="00CE2F7F" w:rsidP="00CE2F7F">
            <w:pPr>
              <w:pStyle w:val="StandardBox"/>
            </w:pPr>
            <w:r>
              <w:t>DSS041</w:t>
            </w:r>
          </w:p>
        </w:tc>
        <w:tc>
          <w:tcPr>
            <w:tcW w:w="567" w:type="dxa"/>
          </w:tcPr>
          <w:p w14:paraId="099E1079" w14:textId="404BD803" w:rsidR="00CE2F7F" w:rsidRPr="004967F7" w:rsidRDefault="00CE2F7F" w:rsidP="00CE2F7F">
            <w:pPr>
              <w:pStyle w:val="StandardBox"/>
            </w:pPr>
            <w:r>
              <w:t>M</w:t>
            </w:r>
          </w:p>
        </w:tc>
        <w:tc>
          <w:tcPr>
            <w:tcW w:w="4819" w:type="dxa"/>
            <w:vAlign w:val="bottom"/>
          </w:tcPr>
          <w:p w14:paraId="2609FEF2" w14:textId="3EFBB874" w:rsidR="00CE2F7F" w:rsidRPr="004967F7" w:rsidRDefault="00CE2F7F" w:rsidP="00CE2F7F">
            <w:pPr>
              <w:pStyle w:val="StandardBox"/>
              <w:rPr>
                <w:b/>
                <w:bCs/>
              </w:rPr>
            </w:pPr>
            <w:r w:rsidRPr="004967F7">
              <w:rPr>
                <w:b/>
                <w:bCs/>
              </w:rPr>
              <w:t xml:space="preserve">Minimierung </w:t>
            </w:r>
            <w:r>
              <w:rPr>
                <w:b/>
                <w:bCs/>
              </w:rPr>
              <w:t>bei Aufbewahrung</w:t>
            </w:r>
          </w:p>
          <w:p w14:paraId="5B9B2687" w14:textId="4F2FF6C0" w:rsidR="00CE2F7F" w:rsidRDefault="00CE2F7F" w:rsidP="00CE2F7F">
            <w:pPr>
              <w:pStyle w:val="StandardBox"/>
            </w:pPr>
            <w:r w:rsidRPr="008D3089">
              <w:rPr>
                <w:b/>
                <w:bCs/>
              </w:rPr>
              <w:t xml:space="preserve">HS: </w:t>
            </w:r>
            <w:commentRangeStart w:id="227"/>
            <w:r>
              <w:t xml:space="preserve">Es </w:t>
            </w:r>
            <w:ins w:id="228" w:author="Vasilenko Ilya" w:date="2025-10-28T15:57:00Z" w16du:dateUtc="2025-10-28T14:57:00Z">
              <w:r w:rsidR="008C5B6E">
                <w:t xml:space="preserve">dürfen </w:t>
              </w:r>
            </w:ins>
            <w:del w:id="229" w:author="Vasilenko Ilya" w:date="2025-10-28T16:04:00Z" w16du:dateUtc="2025-10-28T15:04:00Z">
              <w:r w:rsidDel="00857D69">
                <w:delText xml:space="preserve">müssen </w:delText>
              </w:r>
            </w:del>
            <w:r>
              <w:t xml:space="preserve">nur die </w:t>
            </w:r>
            <w:r w:rsidRPr="004967F7">
              <w:t xml:space="preserve">minimal erforderlichen </w:t>
            </w:r>
            <w:del w:id="230" w:author="Vasilenko Ilya" w:date="2025-10-28T16:04:00Z" w16du:dateUtc="2025-10-28T15:04:00Z">
              <w:r w:rsidDel="00857D69">
                <w:delText>B</w:delText>
              </w:r>
              <w:r w:rsidRPr="004967F7" w:rsidDel="00857D69">
                <w:delText>estände</w:delText>
              </w:r>
              <w:r w:rsidDel="00857D69">
                <w:delText xml:space="preserve"> </w:delText>
              </w:r>
              <w:commentRangeEnd w:id="227"/>
              <w:r w:rsidR="00C36CAC" w:rsidDel="00857D69">
                <w:rPr>
                  <w:rStyle w:val="CommentReference"/>
                </w:rPr>
                <w:commentReference w:id="227"/>
              </w:r>
            </w:del>
            <w:ins w:id="231" w:author="Vasilenko Ilya" w:date="2025-10-28T16:04:00Z" w16du:dateUtc="2025-10-28T15:04:00Z">
              <w:r w:rsidR="00857D69">
                <w:t xml:space="preserve">Mengen </w:t>
              </w:r>
            </w:ins>
            <w:r>
              <w:t xml:space="preserve">von </w:t>
            </w:r>
            <w:commentRangeStart w:id="232"/>
            <w:r>
              <w:t xml:space="preserve">vertraulichen </w:t>
            </w:r>
            <w:commentRangeEnd w:id="232"/>
            <w:r w:rsidR="00AD206A">
              <w:rPr>
                <w:rStyle w:val="CommentReference"/>
              </w:rPr>
              <w:commentReference w:id="232"/>
            </w:r>
            <w:r>
              <w:t>Daten</w:t>
            </w:r>
            <w:r w:rsidRPr="004967F7">
              <w:t xml:space="preserve"> gespeichert werden</w:t>
            </w:r>
            <w:r>
              <w:t>.</w:t>
            </w:r>
          </w:p>
          <w:p w14:paraId="0FEAB206" w14:textId="7A7C58DA" w:rsidR="00CE2F7F" w:rsidRPr="004967F7" w:rsidRDefault="00CE2F7F" w:rsidP="00CE2F7F">
            <w:pPr>
              <w:pStyle w:val="StandardBox"/>
            </w:pPr>
            <w:r w:rsidRPr="004967F7">
              <w:t xml:space="preserve">Temporäre </w:t>
            </w:r>
            <w:commentRangeStart w:id="233"/>
            <w:r w:rsidRPr="004967F7">
              <w:t xml:space="preserve">Speicher, Caches </w:t>
            </w:r>
            <w:commentRangeEnd w:id="233"/>
            <w:r w:rsidR="00DF6B75">
              <w:rPr>
                <w:rStyle w:val="CommentReference"/>
              </w:rPr>
              <w:commentReference w:id="233"/>
            </w:r>
            <w:r w:rsidRPr="004967F7">
              <w:t xml:space="preserve">und </w:t>
            </w:r>
            <w:commentRangeStart w:id="234"/>
            <w:commentRangeStart w:id="235"/>
            <w:r w:rsidRPr="004967F7">
              <w:t xml:space="preserve">Exporte </w:t>
            </w:r>
            <w:commentRangeEnd w:id="234"/>
            <w:r w:rsidR="00DF6B75">
              <w:rPr>
                <w:rStyle w:val="CommentReference"/>
              </w:rPr>
              <w:commentReference w:id="234"/>
            </w:r>
            <w:commentRangeEnd w:id="235"/>
            <w:r w:rsidR="00444428">
              <w:rPr>
                <w:rStyle w:val="CommentReference"/>
              </w:rPr>
              <w:commentReference w:id="235"/>
            </w:r>
            <w:r w:rsidRPr="004967F7">
              <w:t xml:space="preserve">sind so zu konfigurieren, dass sie </w:t>
            </w:r>
            <w:r>
              <w:t xml:space="preserve">nach Ablauf ihrer Notwendigkeit </w:t>
            </w:r>
            <w:r w:rsidRPr="004967F7">
              <w:t>automatisch auslaufen</w:t>
            </w:r>
            <w:r>
              <w:t xml:space="preserve"> und entsprechend bereinigt werden</w:t>
            </w:r>
            <w:r w:rsidRPr="004967F7">
              <w:t>.</w:t>
            </w:r>
          </w:p>
        </w:tc>
        <w:tc>
          <w:tcPr>
            <w:tcW w:w="3118" w:type="dxa"/>
          </w:tcPr>
          <w:p w14:paraId="39BC4F45" w14:textId="77777777" w:rsidR="00CE2F7F" w:rsidRPr="004967F7" w:rsidRDefault="00CE2F7F" w:rsidP="00CE2F7F">
            <w:pPr>
              <w:pStyle w:val="StandardBox"/>
              <w:rPr>
                <w:i/>
                <w:iCs/>
                <w:highlight w:val="yellow"/>
              </w:rPr>
            </w:pPr>
          </w:p>
        </w:tc>
      </w:tr>
      <w:bookmarkEnd w:id="219"/>
      <w:tr w:rsidR="00CE2F7F" w:rsidRPr="004967F7" w14:paraId="29FAF740" w14:textId="77777777" w:rsidTr="00AF5E8D">
        <w:trPr>
          <w:cantSplit/>
        </w:trPr>
        <w:tc>
          <w:tcPr>
            <w:tcW w:w="850" w:type="dxa"/>
          </w:tcPr>
          <w:p w14:paraId="34F5059C" w14:textId="77777777" w:rsidR="00CE2F7F" w:rsidRDefault="00CE2F7F" w:rsidP="00CE2F7F">
            <w:pPr>
              <w:pStyle w:val="StandardBox"/>
            </w:pPr>
            <w:r>
              <w:fldChar w:fldCharType="begin"/>
            </w:r>
            <w:r>
              <w:instrText>HYPERLINK "https://jira.snb.ch/projects/ITSA/issues/ITSA-56"</w:instrText>
            </w:r>
            <w:r>
              <w:fldChar w:fldCharType="separate"/>
            </w:r>
            <w:r w:rsidRPr="00353D40">
              <w:rPr>
                <w:rStyle w:val="Hyperlink"/>
              </w:rPr>
              <w:t>ITSA-56</w:t>
            </w:r>
            <w:r>
              <w:fldChar w:fldCharType="end"/>
            </w:r>
          </w:p>
          <w:p w14:paraId="1819ADD5" w14:textId="36E4FFE6" w:rsidR="00CE2F7F" w:rsidRPr="004967F7" w:rsidRDefault="00CE2F7F" w:rsidP="00CE2F7F">
            <w:pPr>
              <w:pStyle w:val="StandardBox"/>
            </w:pPr>
            <w:r w:rsidRPr="00CE2F7F">
              <w:rPr>
                <w:rStyle w:val="StandardBoxmicroRefChar"/>
              </w:rPr>
              <w:t>BS-2-L2</w:t>
            </w:r>
          </w:p>
        </w:tc>
        <w:tc>
          <w:tcPr>
            <w:tcW w:w="850" w:type="dxa"/>
          </w:tcPr>
          <w:p w14:paraId="2C2E8A2D" w14:textId="7F6BACBD" w:rsidR="00CE2F7F" w:rsidRPr="004967F7" w:rsidRDefault="00CE2F7F" w:rsidP="00CE2F7F">
            <w:pPr>
              <w:pStyle w:val="StandardBox"/>
            </w:pPr>
            <w:r>
              <w:t>DSS042</w:t>
            </w:r>
          </w:p>
        </w:tc>
        <w:tc>
          <w:tcPr>
            <w:tcW w:w="567" w:type="dxa"/>
          </w:tcPr>
          <w:p w14:paraId="1077AE9D" w14:textId="73EFE7D0" w:rsidR="00CE2F7F" w:rsidRPr="004967F7" w:rsidRDefault="00CE2F7F" w:rsidP="00CE2F7F">
            <w:pPr>
              <w:pStyle w:val="StandardBox"/>
            </w:pPr>
            <w:r>
              <w:t>M</w:t>
            </w:r>
          </w:p>
        </w:tc>
        <w:tc>
          <w:tcPr>
            <w:tcW w:w="4819" w:type="dxa"/>
            <w:vAlign w:val="bottom"/>
          </w:tcPr>
          <w:p w14:paraId="0A89C032" w14:textId="29692830" w:rsidR="00CE2F7F" w:rsidRPr="004967F7" w:rsidRDefault="00CE2F7F" w:rsidP="00CE2F7F">
            <w:pPr>
              <w:pStyle w:val="StandardBox"/>
              <w:rPr>
                <w:b/>
                <w:bCs/>
              </w:rPr>
            </w:pPr>
            <w:commentRangeStart w:id="236"/>
            <w:r w:rsidRPr="004967F7">
              <w:rPr>
                <w:b/>
                <w:bCs/>
              </w:rPr>
              <w:t>Rechtzeitige Datenlöschung</w:t>
            </w:r>
            <w:commentRangeEnd w:id="236"/>
            <w:r w:rsidR="002E319E">
              <w:rPr>
                <w:rStyle w:val="CommentReference"/>
              </w:rPr>
              <w:commentReference w:id="236"/>
            </w:r>
          </w:p>
          <w:p w14:paraId="02616F6B" w14:textId="5B271FC6" w:rsidR="00CE2F7F" w:rsidRDefault="00CE2F7F" w:rsidP="00CE2F7F">
            <w:pPr>
              <w:pStyle w:val="StandardBox"/>
            </w:pPr>
            <w:r w:rsidRPr="008D3089">
              <w:rPr>
                <w:b/>
                <w:bCs/>
              </w:rPr>
              <w:t xml:space="preserve">HS: </w:t>
            </w:r>
            <w:r>
              <w:t>F</w:t>
            </w:r>
            <w:r w:rsidRPr="004967F7">
              <w:t xml:space="preserve">ür </w:t>
            </w:r>
            <w:commentRangeStart w:id="237"/>
            <w:r>
              <w:t xml:space="preserve">vertrauliche </w:t>
            </w:r>
            <w:commentRangeEnd w:id="237"/>
            <w:r w:rsidR="00AD206A">
              <w:rPr>
                <w:rStyle w:val="CommentReference"/>
              </w:rPr>
              <w:commentReference w:id="237"/>
            </w:r>
            <w:r>
              <w:t xml:space="preserve">Daten muss </w:t>
            </w:r>
            <w:r w:rsidRPr="004967F7">
              <w:t xml:space="preserve">ein dokumentierter Aufbewahrungs- und Löschplan </w:t>
            </w:r>
            <w:r>
              <w:t xml:space="preserve">erstellt </w:t>
            </w:r>
            <w:commentRangeStart w:id="238"/>
            <w:r>
              <w:t>werden</w:t>
            </w:r>
            <w:commentRangeEnd w:id="238"/>
            <w:r w:rsidR="00444428">
              <w:rPr>
                <w:rStyle w:val="CommentReference"/>
              </w:rPr>
              <w:commentReference w:id="238"/>
            </w:r>
            <w:r w:rsidRPr="004967F7">
              <w:t>.</w:t>
            </w:r>
          </w:p>
          <w:p w14:paraId="4731DF10" w14:textId="356B5C77" w:rsidR="00CE2F7F" w:rsidRDefault="00CE2F7F" w:rsidP="00CE2F7F">
            <w:pPr>
              <w:pStyle w:val="StandardBox"/>
            </w:pPr>
            <w:r>
              <w:t xml:space="preserve">Vertrauliche </w:t>
            </w:r>
            <w:r w:rsidRPr="004967F7">
              <w:t xml:space="preserve">Daten </w:t>
            </w:r>
            <w:r>
              <w:t xml:space="preserve">müssen </w:t>
            </w:r>
            <w:r w:rsidRPr="004967F7">
              <w:t xml:space="preserve">nach </w:t>
            </w:r>
            <w:r>
              <w:t xml:space="preserve">dem Entfallen des Aufbewahrungszwecks respektive nach </w:t>
            </w:r>
            <w:r w:rsidRPr="004967F7">
              <w:t xml:space="preserve">Ablauf der Aufbewahrungsfrist rechtzeitig und nachweisbar gelöscht </w:t>
            </w:r>
            <w:commentRangeStart w:id="239"/>
            <w:r w:rsidRPr="004967F7">
              <w:t>werden</w:t>
            </w:r>
            <w:commentRangeEnd w:id="239"/>
            <w:r w:rsidR="00444428">
              <w:rPr>
                <w:rStyle w:val="CommentReference"/>
              </w:rPr>
              <w:commentReference w:id="239"/>
            </w:r>
            <w:r w:rsidRPr="004967F7">
              <w:t>. Löschungen müssen systemübergreifend wirksam sein und die Entfernung aus Replikaten, Caches, Suchindizes, Analytics-Ablagen und Data Lakes umfassen</w:t>
            </w:r>
            <w:r>
              <w:t>.</w:t>
            </w:r>
            <w:r w:rsidRPr="004967F7">
              <w:t xml:space="preserve"> Jede Löschung ist zu protokollieren und zu verifizieren.</w:t>
            </w:r>
          </w:p>
          <w:p w14:paraId="5A727917" w14:textId="72C70B1B" w:rsidR="00CE2F7F" w:rsidRPr="004967F7" w:rsidRDefault="00CE2F7F" w:rsidP="00CE2F7F">
            <w:pPr>
              <w:pStyle w:val="StandardBox"/>
            </w:pPr>
            <w:r w:rsidRPr="004967F7">
              <w:t xml:space="preserve">Überflüssige, veraltete </w:t>
            </w:r>
            <w:commentRangeStart w:id="240"/>
            <w:r w:rsidRPr="004967F7">
              <w:t xml:space="preserve">oder doppelte </w:t>
            </w:r>
            <w:commentRangeEnd w:id="240"/>
            <w:r w:rsidR="00444428">
              <w:rPr>
                <w:rStyle w:val="CommentReference"/>
              </w:rPr>
              <w:commentReference w:id="240"/>
            </w:r>
            <w:r w:rsidRPr="004967F7">
              <w:t xml:space="preserve">Datenbestände </w:t>
            </w:r>
            <w:r>
              <w:t>müssen</w:t>
            </w:r>
            <w:r w:rsidRPr="004967F7">
              <w:t xml:space="preserve"> regelmässig identifizier</w:t>
            </w:r>
            <w:r>
              <w:t>t</w:t>
            </w:r>
            <w:r w:rsidRPr="004967F7">
              <w:t xml:space="preserve"> und entfern</w:t>
            </w:r>
            <w:r>
              <w:t>t werden</w:t>
            </w:r>
            <w:r w:rsidRPr="004967F7">
              <w:t xml:space="preserve">. </w:t>
            </w:r>
          </w:p>
        </w:tc>
        <w:tc>
          <w:tcPr>
            <w:tcW w:w="3118" w:type="dxa"/>
          </w:tcPr>
          <w:p w14:paraId="749C4473" w14:textId="77777777" w:rsidR="00CE2F7F" w:rsidRPr="004967F7" w:rsidRDefault="00CE2F7F" w:rsidP="00CE2F7F">
            <w:pPr>
              <w:pStyle w:val="StandardBox"/>
              <w:rPr>
                <w:i/>
                <w:iCs/>
                <w:highlight w:val="yellow"/>
              </w:rPr>
            </w:pPr>
          </w:p>
        </w:tc>
      </w:tr>
      <w:tr w:rsidR="00CE2F7F" w:rsidRPr="004967F7" w14:paraId="600B844B" w14:textId="77777777" w:rsidTr="006C6EB6">
        <w:trPr>
          <w:cantSplit/>
          <w:trHeight w:val="977"/>
        </w:trPr>
        <w:tc>
          <w:tcPr>
            <w:tcW w:w="850" w:type="dxa"/>
            <w:vMerge w:val="restart"/>
          </w:tcPr>
          <w:p w14:paraId="6A4530AD" w14:textId="77777777" w:rsidR="00CE2F7F" w:rsidRDefault="00CE2F7F" w:rsidP="00CE2F7F">
            <w:pPr>
              <w:pStyle w:val="StandardBox"/>
            </w:pPr>
            <w:hyperlink r:id="rId29" w:history="1">
              <w:r w:rsidRPr="00353D40">
                <w:rPr>
                  <w:rStyle w:val="Hyperlink"/>
                </w:rPr>
                <w:t>ITSA-56</w:t>
              </w:r>
            </w:hyperlink>
          </w:p>
          <w:p w14:paraId="438B243E" w14:textId="7B693DBA" w:rsidR="00CE2F7F" w:rsidRPr="004967F7" w:rsidRDefault="00CE2F7F" w:rsidP="00CE2F7F">
            <w:pPr>
              <w:pStyle w:val="StandardBox"/>
            </w:pPr>
            <w:r w:rsidRPr="00CE2F7F">
              <w:rPr>
                <w:rStyle w:val="StandardBoxmicroRefChar"/>
              </w:rPr>
              <w:t>BS-2-L2</w:t>
            </w:r>
          </w:p>
        </w:tc>
        <w:tc>
          <w:tcPr>
            <w:tcW w:w="850" w:type="dxa"/>
            <w:vMerge w:val="restart"/>
          </w:tcPr>
          <w:p w14:paraId="4BFA2FF8" w14:textId="76D934FA" w:rsidR="00CE2F7F" w:rsidRPr="004967F7" w:rsidRDefault="00CE2F7F" w:rsidP="00CE2F7F">
            <w:pPr>
              <w:pStyle w:val="StandardBox"/>
            </w:pPr>
            <w:commentRangeStart w:id="241"/>
            <w:r>
              <w:t>DSS043</w:t>
            </w:r>
            <w:commentRangeEnd w:id="241"/>
            <w:r w:rsidR="002E319E">
              <w:rPr>
                <w:rStyle w:val="CommentReference"/>
              </w:rPr>
              <w:commentReference w:id="241"/>
            </w:r>
          </w:p>
        </w:tc>
        <w:tc>
          <w:tcPr>
            <w:tcW w:w="567" w:type="dxa"/>
          </w:tcPr>
          <w:p w14:paraId="580F27F1" w14:textId="7AA45661" w:rsidR="00CE2F7F" w:rsidRPr="004967F7" w:rsidRDefault="00CE2F7F" w:rsidP="00CE2F7F">
            <w:pPr>
              <w:pStyle w:val="StandardBox"/>
            </w:pPr>
            <w:r>
              <w:t>S</w:t>
            </w:r>
          </w:p>
        </w:tc>
        <w:tc>
          <w:tcPr>
            <w:tcW w:w="4819" w:type="dxa"/>
            <w:vAlign w:val="bottom"/>
          </w:tcPr>
          <w:p w14:paraId="7C9A1EF0" w14:textId="678F575F" w:rsidR="00CE2F7F" w:rsidRPr="004967F7" w:rsidRDefault="00CE2F7F" w:rsidP="00CE2F7F">
            <w:pPr>
              <w:pStyle w:val="StandardBox"/>
              <w:rPr>
                <w:b/>
                <w:bCs/>
              </w:rPr>
            </w:pPr>
            <w:commentRangeStart w:id="242"/>
            <w:r w:rsidRPr="004967F7">
              <w:rPr>
                <w:b/>
                <w:bCs/>
              </w:rPr>
              <w:t>Minimierung der Datenweitergabe</w:t>
            </w:r>
            <w:commentRangeEnd w:id="242"/>
            <w:r w:rsidR="0007074D">
              <w:rPr>
                <w:rStyle w:val="CommentReference"/>
              </w:rPr>
              <w:commentReference w:id="242"/>
            </w:r>
          </w:p>
          <w:p w14:paraId="4DCF7502" w14:textId="77777777" w:rsidR="00CE2F7F" w:rsidRDefault="00CE2F7F" w:rsidP="00CE2F7F">
            <w:pPr>
              <w:pStyle w:val="StandardBox"/>
              <w:rPr>
                <w:ins w:id="243" w:author="Honold Alexander" w:date="2025-10-13T14:42:00Z" w16du:dateUtc="2025-10-13T12:42:00Z"/>
              </w:rPr>
            </w:pPr>
            <w:commentRangeStart w:id="244"/>
            <w:commentRangeStart w:id="245"/>
            <w:r>
              <w:t xml:space="preserve">Die Weitergabe von Daten ist </w:t>
            </w:r>
            <w:r w:rsidRPr="004967F7">
              <w:t>auf das notwendige Minimum</w:t>
            </w:r>
            <w:r>
              <w:t xml:space="preserve"> zu beschränken</w:t>
            </w:r>
            <w:commentRangeEnd w:id="244"/>
            <w:r w:rsidR="00DE7C2A">
              <w:rPr>
                <w:rStyle w:val="CommentReference"/>
              </w:rPr>
              <w:commentReference w:id="244"/>
            </w:r>
            <w:commentRangeEnd w:id="245"/>
            <w:r w:rsidR="00E9724B">
              <w:rPr>
                <w:rStyle w:val="CommentReference"/>
              </w:rPr>
              <w:commentReference w:id="245"/>
            </w:r>
            <w:r>
              <w:t xml:space="preserve">. Empfänger sind auf Personen zu reduzieren, welche die Daten zwingend für die Erfüllung ihrer Aufgaben benötigen. </w:t>
            </w:r>
          </w:p>
          <w:p w14:paraId="587C2323" w14:textId="3E4DE824" w:rsidR="00CE2F7F" w:rsidRPr="004967F7" w:rsidRDefault="00CE2F7F" w:rsidP="00CE2F7F">
            <w:pPr>
              <w:pStyle w:val="StandardBox"/>
            </w:pPr>
            <w:r w:rsidRPr="006C6EB6">
              <w:rPr>
                <w:b/>
                <w:bCs/>
              </w:rPr>
              <w:t>GS</w:t>
            </w:r>
            <w:commentRangeStart w:id="246"/>
            <w:commentRangeStart w:id="247"/>
            <w:r w:rsidRPr="006C6EB6">
              <w:rPr>
                <w:b/>
                <w:bCs/>
              </w:rPr>
              <w:t>:</w:t>
            </w:r>
            <w:r>
              <w:t xml:space="preserve"> Minimierung der Datenweitergabe soll </w:t>
            </w:r>
            <w:commentRangeStart w:id="248"/>
            <w:r>
              <w:t xml:space="preserve">nachweislich </w:t>
            </w:r>
            <w:commentRangeEnd w:id="248"/>
            <w:r w:rsidR="00CB61D4">
              <w:rPr>
                <w:rStyle w:val="CommentReference"/>
              </w:rPr>
              <w:commentReference w:id="248"/>
            </w:r>
            <w:r>
              <w:t>sichergestellt werden.</w:t>
            </w:r>
            <w:commentRangeEnd w:id="246"/>
            <w:r w:rsidR="00384F8A">
              <w:rPr>
                <w:rStyle w:val="CommentReference"/>
              </w:rPr>
              <w:commentReference w:id="246"/>
            </w:r>
            <w:commentRangeEnd w:id="247"/>
            <w:r w:rsidR="001B1CC7">
              <w:rPr>
                <w:rStyle w:val="CommentReference"/>
              </w:rPr>
              <w:commentReference w:id="247"/>
            </w:r>
          </w:p>
        </w:tc>
        <w:tc>
          <w:tcPr>
            <w:tcW w:w="3118" w:type="dxa"/>
            <w:vMerge w:val="restart"/>
          </w:tcPr>
          <w:p w14:paraId="2D5CE6B5" w14:textId="77777777" w:rsidR="00CE2F7F" w:rsidRPr="004967F7" w:rsidRDefault="00CE2F7F" w:rsidP="00CE2F7F">
            <w:pPr>
              <w:pStyle w:val="StandardBox"/>
              <w:rPr>
                <w:i/>
                <w:iCs/>
                <w:highlight w:val="yellow"/>
              </w:rPr>
            </w:pPr>
          </w:p>
        </w:tc>
      </w:tr>
      <w:tr w:rsidR="00910E48" w:rsidRPr="004967F7" w14:paraId="246AA9E9" w14:textId="77777777" w:rsidTr="006C6EB6">
        <w:trPr>
          <w:cantSplit/>
          <w:trHeight w:val="47"/>
        </w:trPr>
        <w:tc>
          <w:tcPr>
            <w:tcW w:w="850" w:type="dxa"/>
            <w:vMerge/>
          </w:tcPr>
          <w:p w14:paraId="0F2D877C" w14:textId="77777777" w:rsidR="00910E48" w:rsidRPr="004967F7" w:rsidRDefault="00910E48" w:rsidP="007B4ED2">
            <w:pPr>
              <w:pStyle w:val="StandardBox"/>
            </w:pPr>
          </w:p>
        </w:tc>
        <w:tc>
          <w:tcPr>
            <w:tcW w:w="850" w:type="dxa"/>
            <w:vMerge/>
          </w:tcPr>
          <w:p w14:paraId="60B34FA0" w14:textId="77777777" w:rsidR="00910E48" w:rsidRPr="004967F7" w:rsidRDefault="00910E48" w:rsidP="007B4ED2">
            <w:pPr>
              <w:pStyle w:val="StandardBox"/>
            </w:pPr>
          </w:p>
        </w:tc>
        <w:tc>
          <w:tcPr>
            <w:tcW w:w="567" w:type="dxa"/>
          </w:tcPr>
          <w:p w14:paraId="5A029413" w14:textId="2F619BB9" w:rsidR="00910E48" w:rsidRDefault="00910E48" w:rsidP="007B4ED2">
            <w:pPr>
              <w:pStyle w:val="StandardBox"/>
            </w:pPr>
            <w:r>
              <w:t>M</w:t>
            </w:r>
          </w:p>
        </w:tc>
        <w:tc>
          <w:tcPr>
            <w:tcW w:w="4819" w:type="dxa"/>
            <w:vAlign w:val="bottom"/>
          </w:tcPr>
          <w:p w14:paraId="2FF78CC6" w14:textId="16E335CB" w:rsidR="00910E48" w:rsidRPr="004967F7" w:rsidRDefault="00910E48" w:rsidP="007B4ED2">
            <w:pPr>
              <w:pStyle w:val="StandardBox"/>
              <w:rPr>
                <w:b/>
                <w:bCs/>
              </w:rPr>
            </w:pPr>
            <w:r w:rsidRPr="006C6EB6">
              <w:rPr>
                <w:b/>
                <w:bCs/>
              </w:rPr>
              <w:t>HS:</w:t>
            </w:r>
            <w:r>
              <w:t xml:space="preserve"> Minimierung der Datenweitergabe muss nachweislich sichergestellt werden.</w:t>
            </w:r>
          </w:p>
        </w:tc>
        <w:tc>
          <w:tcPr>
            <w:tcW w:w="3118" w:type="dxa"/>
            <w:vMerge/>
          </w:tcPr>
          <w:p w14:paraId="46E042AC" w14:textId="77777777" w:rsidR="00910E48" w:rsidRPr="004967F7" w:rsidRDefault="00910E48" w:rsidP="007B4ED2">
            <w:pPr>
              <w:pStyle w:val="StandardBox"/>
              <w:rPr>
                <w:i/>
                <w:iCs/>
                <w:highlight w:val="yellow"/>
              </w:rPr>
            </w:pPr>
          </w:p>
        </w:tc>
      </w:tr>
      <w:tr w:rsidR="00910E48" w:rsidRPr="004967F7" w14:paraId="0D70A4F6" w14:textId="77777777" w:rsidTr="00550691">
        <w:trPr>
          <w:cantSplit/>
        </w:trPr>
        <w:tc>
          <w:tcPr>
            <w:tcW w:w="850" w:type="dxa"/>
            <w:vMerge/>
          </w:tcPr>
          <w:p w14:paraId="05305E58" w14:textId="77777777" w:rsidR="00910E48" w:rsidRPr="004967F7" w:rsidRDefault="00910E48" w:rsidP="00550691">
            <w:pPr>
              <w:pStyle w:val="StandardBox"/>
            </w:pPr>
          </w:p>
        </w:tc>
        <w:tc>
          <w:tcPr>
            <w:tcW w:w="850" w:type="dxa"/>
            <w:vMerge/>
          </w:tcPr>
          <w:p w14:paraId="2B9FF909" w14:textId="62F6E26F" w:rsidR="00910E48" w:rsidRPr="004967F7" w:rsidRDefault="00910E48" w:rsidP="00550691">
            <w:pPr>
              <w:pStyle w:val="StandardBox"/>
            </w:pPr>
          </w:p>
        </w:tc>
        <w:tc>
          <w:tcPr>
            <w:tcW w:w="567" w:type="dxa"/>
          </w:tcPr>
          <w:p w14:paraId="3321A869" w14:textId="7B416DBC" w:rsidR="00910E48" w:rsidRPr="004967F7" w:rsidRDefault="00910E48" w:rsidP="00550691">
            <w:pPr>
              <w:pStyle w:val="StandardBox"/>
            </w:pPr>
            <w:r>
              <w:t>M</w:t>
            </w:r>
          </w:p>
        </w:tc>
        <w:tc>
          <w:tcPr>
            <w:tcW w:w="4819" w:type="dxa"/>
          </w:tcPr>
          <w:p w14:paraId="2D468B54" w14:textId="1E2A3188" w:rsidR="00910E48" w:rsidRPr="00550691" w:rsidRDefault="00910E48" w:rsidP="00550691">
            <w:pPr>
              <w:pStyle w:val="StandardBox"/>
            </w:pPr>
            <w:r w:rsidRPr="001E04F4">
              <w:rPr>
                <w:b/>
                <w:bCs/>
              </w:rPr>
              <w:t>HS</w:t>
            </w:r>
            <w:r>
              <w:rPr>
                <w:b/>
                <w:bCs/>
              </w:rPr>
              <w:t>/SHS</w:t>
            </w:r>
            <w:r w:rsidRPr="001E04F4">
              <w:rPr>
                <w:b/>
                <w:bCs/>
              </w:rPr>
              <w:t>:</w:t>
            </w:r>
            <w:r w:rsidRPr="00550691">
              <w:t xml:space="preserve"> </w:t>
            </w:r>
            <w:commentRangeStart w:id="249"/>
            <w:r w:rsidRPr="00550691">
              <w:t xml:space="preserve">Das Kopieren oder Wiederherstellen </w:t>
            </w:r>
            <w:commentRangeEnd w:id="249"/>
            <w:r w:rsidR="0007074D">
              <w:rPr>
                <w:rStyle w:val="CommentReference"/>
              </w:rPr>
              <w:commentReference w:id="249"/>
            </w:r>
            <w:r w:rsidRPr="00550691">
              <w:t xml:space="preserve">von vertraulichen </w:t>
            </w:r>
            <w:r>
              <w:t xml:space="preserve">oder geheimen </w:t>
            </w:r>
            <w:r w:rsidRPr="00550691">
              <w:t xml:space="preserve">Geschäftsdaten in einer </w:t>
            </w:r>
            <w:commentRangeStart w:id="250"/>
            <w:commentRangeStart w:id="251"/>
            <w:commentRangeStart w:id="252"/>
            <w:r w:rsidRPr="00550691">
              <w:t>DEV</w:t>
            </w:r>
            <w:r>
              <w:t>-</w:t>
            </w:r>
            <w:r w:rsidRPr="00550691">
              <w:t>Umgebung</w:t>
            </w:r>
            <w:commentRangeEnd w:id="250"/>
            <w:r w:rsidR="00AD206A">
              <w:rPr>
                <w:rStyle w:val="CommentReference"/>
              </w:rPr>
              <w:commentReference w:id="250"/>
            </w:r>
            <w:commentRangeEnd w:id="251"/>
            <w:r w:rsidR="0044188E">
              <w:rPr>
                <w:rStyle w:val="CommentReference"/>
              </w:rPr>
              <w:commentReference w:id="251"/>
            </w:r>
            <w:commentRangeEnd w:id="252"/>
            <w:r w:rsidR="00F02AB5">
              <w:rPr>
                <w:rStyle w:val="CommentReference"/>
              </w:rPr>
              <w:commentReference w:id="252"/>
            </w:r>
            <w:r w:rsidRPr="00550691">
              <w:t xml:space="preserve"> muss vorgängig</w:t>
            </w:r>
            <w:r>
              <w:t>,</w:t>
            </w:r>
            <w:r w:rsidRPr="00550691">
              <w:t xml:space="preserve"> für eine festgelegte Zeitspanne</w:t>
            </w:r>
            <w:r>
              <w:t>,</w:t>
            </w:r>
            <w:r w:rsidRPr="00550691">
              <w:t xml:space="preserve"> vom Dateneigner genehmigt werden</w:t>
            </w:r>
            <w:r>
              <w:t>.</w:t>
            </w:r>
          </w:p>
        </w:tc>
        <w:tc>
          <w:tcPr>
            <w:tcW w:w="3118" w:type="dxa"/>
          </w:tcPr>
          <w:p w14:paraId="40254E07" w14:textId="3C1EACF1" w:rsidR="00910E48" w:rsidRDefault="00910E48" w:rsidP="00550691">
            <w:pPr>
              <w:pStyle w:val="StandardBox"/>
              <w:rPr>
                <w:i/>
                <w:iCs/>
              </w:rPr>
            </w:pPr>
            <w:r>
              <w:rPr>
                <w:i/>
                <w:iCs/>
              </w:rPr>
              <w:t>Hinweis</w:t>
            </w:r>
            <w:commentRangeStart w:id="253"/>
            <w:r>
              <w:rPr>
                <w:i/>
                <w:iCs/>
              </w:rPr>
              <w:t>: Die Genehmigung kann e</w:t>
            </w:r>
            <w:r w:rsidRPr="00F65C8D">
              <w:rPr>
                <w:i/>
                <w:iCs/>
              </w:rPr>
              <w:t xml:space="preserve">ntweder als stehende Vereinbarung </w:t>
            </w:r>
            <w:r>
              <w:rPr>
                <w:i/>
                <w:iCs/>
              </w:rPr>
              <w:t>erfolgen. B</w:t>
            </w:r>
            <w:r w:rsidRPr="00F65C8D">
              <w:rPr>
                <w:i/>
                <w:iCs/>
              </w:rPr>
              <w:t xml:space="preserve">ei grösserem Aufkommen kann ein </w:t>
            </w:r>
            <w:proofErr w:type="spellStart"/>
            <w:r w:rsidRPr="00F65C8D">
              <w:rPr>
                <w:i/>
                <w:iCs/>
              </w:rPr>
              <w:t>IvY</w:t>
            </w:r>
            <w:proofErr w:type="spellEnd"/>
            <w:r w:rsidRPr="00F65C8D">
              <w:rPr>
                <w:i/>
                <w:iCs/>
              </w:rPr>
              <w:t>-Workflow zur Verfügung gestellt</w:t>
            </w:r>
            <w:r>
              <w:rPr>
                <w:i/>
                <w:iCs/>
              </w:rPr>
              <w:t xml:space="preserve"> werden.</w:t>
            </w:r>
            <w:commentRangeEnd w:id="253"/>
            <w:r w:rsidR="00384F8A">
              <w:rPr>
                <w:rStyle w:val="CommentReference"/>
              </w:rPr>
              <w:commentReference w:id="253"/>
            </w:r>
          </w:p>
          <w:p w14:paraId="065BDE6D" w14:textId="507F5679" w:rsidR="00910E48" w:rsidRPr="00F65C8D" w:rsidRDefault="00910E48" w:rsidP="00550691">
            <w:pPr>
              <w:pStyle w:val="StandardBox"/>
              <w:rPr>
                <w:i/>
                <w:iCs/>
              </w:rPr>
            </w:pPr>
            <w:proofErr w:type="spellStart"/>
            <w:proofErr w:type="gramStart"/>
            <w:r w:rsidRPr="00550691">
              <w:rPr>
                <w:i/>
                <w:iCs/>
              </w:rPr>
              <w:t>Hinweis:Der</w:t>
            </w:r>
            <w:proofErr w:type="spellEnd"/>
            <w:proofErr w:type="gramEnd"/>
            <w:r w:rsidRPr="00550691">
              <w:rPr>
                <w:i/>
                <w:iCs/>
              </w:rPr>
              <w:t xml:space="preserve"> Dateneigner kann in Absprache mit dem </w:t>
            </w:r>
            <w:r>
              <w:rPr>
                <w:i/>
                <w:iCs/>
              </w:rPr>
              <w:t>AV /</w:t>
            </w:r>
            <w:r w:rsidRPr="00550691">
              <w:rPr>
                <w:i/>
                <w:iCs/>
              </w:rPr>
              <w:t xml:space="preserve"> IT-Security über eine </w:t>
            </w:r>
            <w:r>
              <w:rPr>
                <w:i/>
                <w:iCs/>
              </w:rPr>
              <w:t xml:space="preserve"> </w:t>
            </w:r>
            <w:r w:rsidRPr="00550691">
              <w:rPr>
                <w:i/>
                <w:iCs/>
              </w:rPr>
              <w:t xml:space="preserve">Bedarfsmeldung zusätzliche </w:t>
            </w:r>
            <w:proofErr w:type="spellStart"/>
            <w:r w:rsidRPr="00550691">
              <w:rPr>
                <w:i/>
                <w:iCs/>
              </w:rPr>
              <w:t>risikomitigierende</w:t>
            </w:r>
            <w:proofErr w:type="spellEnd"/>
            <w:r>
              <w:rPr>
                <w:i/>
                <w:iCs/>
              </w:rPr>
              <w:t xml:space="preserve"> </w:t>
            </w:r>
            <w:r w:rsidRPr="00550691">
              <w:rPr>
                <w:i/>
                <w:iCs/>
              </w:rPr>
              <w:t>Massnahmen bei der Informatik beantragen.</w:t>
            </w:r>
          </w:p>
        </w:tc>
      </w:tr>
    </w:tbl>
    <w:p w14:paraId="1A2919E7" w14:textId="03662020" w:rsidR="004967F7" w:rsidRDefault="004967F7" w:rsidP="004967F7">
      <w:pPr>
        <w:pStyle w:val="Heading3"/>
        <w:tabs>
          <w:tab w:val="num" w:pos="1134"/>
        </w:tabs>
      </w:pPr>
      <w:bookmarkStart w:id="254" w:name="_Toc211667092"/>
      <w:r w:rsidRPr="004967F7">
        <w:t>Daten-Desensibilisierung</w:t>
      </w:r>
      <w:bookmarkEnd w:id="254"/>
    </w:p>
    <w:p w14:paraId="225F9CB6" w14:textId="2643C8F3" w:rsidR="006D3413" w:rsidRDefault="006F4488" w:rsidP="006F4488">
      <w:r>
        <w:t xml:space="preserve">Das Prinzip der </w:t>
      </w:r>
      <w:r w:rsidR="00A65834" w:rsidRPr="00A65834">
        <w:t>Daten-Desensibilisierung</w:t>
      </w:r>
      <w:r w:rsidR="00D21F98">
        <w:t xml:space="preserve"> [</w:t>
      </w:r>
      <w:r w:rsidR="00D21F98">
        <w:fldChar w:fldCharType="begin"/>
      </w:r>
      <w:r w:rsidR="00D21F98">
        <w:instrText xml:space="preserve"> REF Prinzip_Daten_Desensibilisierung \h </w:instrText>
      </w:r>
      <w:r w:rsidR="00D21F98">
        <w:fldChar w:fldCharType="separate"/>
      </w:r>
      <w:r w:rsidR="00D21F98" w:rsidRPr="004967F7">
        <w:t>DSS-P</w:t>
      </w:r>
      <w:r w:rsidR="00D21F98">
        <w:t>9</w:t>
      </w:r>
      <w:r w:rsidR="00D21F98">
        <w:fldChar w:fldCharType="end"/>
      </w:r>
      <w:r w:rsidR="00D21F98">
        <w:t>]</w:t>
      </w:r>
      <w:r w:rsidR="00A65834">
        <w:t xml:space="preserve"> </w:t>
      </w:r>
      <w:r>
        <w:t>zielt darauf ab, den direkten Bezug von Personen</w:t>
      </w:r>
      <w:ins w:id="255" w:author="Honold Alexander" w:date="2025-10-13T15:10:00Z" w16du:dateUtc="2025-10-13T13:10:00Z">
        <w:r w:rsidR="001F21F2">
          <w:t>-</w:t>
        </w:r>
      </w:ins>
      <w:r>
        <w:t xml:space="preserve"> oder Geschäfts</w:t>
      </w:r>
      <w:r w:rsidR="006D3413">
        <w:t>daten</w:t>
      </w:r>
      <w:r>
        <w:t xml:space="preserve"> zu reduzieren oder vollständig aufzuheben</w:t>
      </w:r>
      <w:r w:rsidR="001A0083">
        <w:t>, sowie den Vertraulichkeits-Charakter von Daten zu reduzieren</w:t>
      </w:r>
      <w:r>
        <w:t xml:space="preserve">. </w:t>
      </w:r>
      <w:r w:rsidR="00A65834">
        <w:t>Daten-Desensibilisierung kann durch Pseudonymisierung oder Anonymisierung umgesetzt werden.</w:t>
      </w:r>
    </w:p>
    <w:p w14:paraId="22C7859D" w14:textId="71175494" w:rsidR="006F4488" w:rsidRDefault="006F4488" w:rsidP="006F4488">
      <w:r>
        <w:t xml:space="preserve">Bei der Pseudonymisierung werden identifizierende Merkmale so verändert, dass ein Rückschluss auf die ursprüngliche Information nur mit zusätzlichem Wissen möglich ist. </w:t>
      </w:r>
      <w:r w:rsidR="006D3413">
        <w:t>V</w:t>
      </w:r>
      <w:r>
        <w:t>on Pseudonymisierung</w:t>
      </w:r>
      <w:r w:rsidR="006D3413">
        <w:t xml:space="preserve"> spricht man in der Regel</w:t>
      </w:r>
      <w:r>
        <w:t xml:space="preserve">, wenn ein Attribut, eine Datenbankspalte oder eine Informationskomponente nicht vollständig entfernt, sondern </w:t>
      </w:r>
      <w:r w:rsidR="001F21F2">
        <w:t xml:space="preserve">ihr </w:t>
      </w:r>
      <w:r>
        <w:t xml:space="preserve">Informationsgehalt im Wert reduziert wurde – zum Beispiel durch Maskierung, </w:t>
      </w:r>
      <w:proofErr w:type="spellStart"/>
      <w:r>
        <w:t>Hashing</w:t>
      </w:r>
      <w:proofErr w:type="spellEnd"/>
      <w:r>
        <w:t xml:space="preserve"> oder ähnliche Verfahren.</w:t>
      </w:r>
      <w:r w:rsidR="00AA1A70">
        <w:t xml:space="preserve"> </w:t>
      </w:r>
      <w:commentRangeStart w:id="256"/>
      <w:commentRangeStart w:id="257"/>
      <w:r w:rsidR="00AA1A70" w:rsidRPr="004967F7">
        <w:t xml:space="preserve">Pseudonymisierte </w:t>
      </w:r>
      <w:ins w:id="258" w:author="Vasilenko Ilya" w:date="2025-10-28T16:09:00Z" w16du:dateUtc="2025-10-28T15:09:00Z">
        <w:r w:rsidR="00115989">
          <w:t xml:space="preserve">personenbezogene </w:t>
        </w:r>
      </w:ins>
      <w:r w:rsidR="00AA1A70" w:rsidRPr="004967F7">
        <w:t xml:space="preserve">Daten </w:t>
      </w:r>
      <w:commentRangeEnd w:id="256"/>
      <w:r w:rsidR="00252CC4">
        <w:rPr>
          <w:rStyle w:val="CommentReference"/>
        </w:rPr>
        <w:commentReference w:id="256"/>
      </w:r>
      <w:commentRangeEnd w:id="257"/>
      <w:r w:rsidR="00BB4634">
        <w:rPr>
          <w:rStyle w:val="CommentReference"/>
        </w:rPr>
        <w:commentReference w:id="257"/>
      </w:r>
      <w:r w:rsidR="00AA1A70" w:rsidRPr="004967F7">
        <w:t xml:space="preserve">gelten weiterhin als personenbezogen und sind </w:t>
      </w:r>
      <w:r w:rsidR="001A0083">
        <w:t xml:space="preserve">gleich wie personenbezogene Daten </w:t>
      </w:r>
      <w:r w:rsidR="00AA1A70" w:rsidRPr="004967F7">
        <w:t>zu schützen</w:t>
      </w:r>
      <w:r w:rsidR="00AA1A70">
        <w:t>.</w:t>
      </w:r>
    </w:p>
    <w:p w14:paraId="6F66C278" w14:textId="073533CF" w:rsidR="006F4B00" w:rsidRDefault="006F4488" w:rsidP="006F4B00">
      <w:r>
        <w:t xml:space="preserve">Die Anonymisierung hingegen entfernt identifizierende Merkmale dauerhaft und verhindert eine spätere Re-Identifizierung. Beide Massnahmen tragen wesentlich dazu bei, das Risiko eines Datenmissbrauchs zu verringern – sowohl im Umgang mit </w:t>
      </w:r>
      <w:r w:rsidR="00FD1A36">
        <w:t xml:space="preserve">Personendaten </w:t>
      </w:r>
      <w:r w:rsidRPr="003D53F0">
        <w:t xml:space="preserve">als auch mit </w:t>
      </w:r>
      <w:r w:rsidR="00FD1A36">
        <w:t>Geschäftsd</w:t>
      </w:r>
      <w:r w:rsidRPr="003D53F0">
        <w:t>aten</w:t>
      </w:r>
      <w:r>
        <w:t>.</w:t>
      </w:r>
    </w:p>
    <w:p w14:paraId="787762CD" w14:textId="7DA1BD51" w:rsidR="00A65834" w:rsidRDefault="00A65834" w:rsidP="006F4B00">
      <w:commentRangeStart w:id="259"/>
      <w:r>
        <w:t xml:space="preserve">Die folgenden Vorgaben setzen Daten-Desensibilisierung durch </w:t>
      </w:r>
      <w:proofErr w:type="spellStart"/>
      <w:r>
        <w:t>Pseudonymisierungs</w:t>
      </w:r>
      <w:proofErr w:type="spellEnd"/>
      <w:r>
        <w:t>- und Anonymisierungsmethoden um.</w:t>
      </w:r>
      <w:commentRangeEnd w:id="259"/>
      <w:r w:rsidR="00252CC4">
        <w:rPr>
          <w:rStyle w:val="CommentReference"/>
        </w:rPr>
        <w:commentReference w:id="259"/>
      </w:r>
    </w:p>
    <w:p w14:paraId="6B08FA9A" w14:textId="4767EA17" w:rsidR="001156F6" w:rsidRDefault="001156F6" w:rsidP="006F4B00">
      <w:r>
        <w:t xml:space="preserve">In den Vorgaben wird </w:t>
      </w:r>
      <w:r w:rsidR="003D53F0">
        <w:t>die «</w:t>
      </w:r>
      <w:r>
        <w:t>Bearbeitung von Daten</w:t>
      </w:r>
      <w:r w:rsidR="003D53F0">
        <w:t>»</w:t>
      </w:r>
      <w:r>
        <w:t xml:space="preserve"> </w:t>
      </w:r>
      <w:r w:rsidR="003D53F0">
        <w:t>verstanden als</w:t>
      </w:r>
      <w:r>
        <w:t xml:space="preserve"> jegliche </w:t>
      </w:r>
      <w:r w:rsidR="003D53F0">
        <w:t xml:space="preserve">Form der </w:t>
      </w:r>
      <w:commentRangeStart w:id="260"/>
      <w:r>
        <w:t xml:space="preserve">Bearbeitung </w:t>
      </w:r>
      <w:r w:rsidR="003D53F0">
        <w:t>von Daten</w:t>
      </w:r>
      <w:commentRangeEnd w:id="260"/>
      <w:r w:rsidR="00252CC4">
        <w:rPr>
          <w:rStyle w:val="CommentReference"/>
        </w:rPr>
        <w:commentReference w:id="260"/>
      </w:r>
      <w:r w:rsidR="003D53F0">
        <w:t xml:space="preserve"> (d.h. </w:t>
      </w:r>
      <w:r>
        <w:t xml:space="preserve">Erfassen, Speichern, Weitergeben, Löschen und </w:t>
      </w:r>
      <w:r w:rsidR="003D53F0">
        <w:t xml:space="preserve">sämtliche </w:t>
      </w:r>
      <w:r>
        <w:t>andere</w:t>
      </w:r>
      <w:r w:rsidR="003D53F0">
        <w:t>n</w:t>
      </w:r>
      <w:r>
        <w:t xml:space="preserve"> Verarbeitungsschritte</w:t>
      </w:r>
      <w:r w:rsidR="003D53F0">
        <w:t>)</w:t>
      </w:r>
      <w:r>
        <w:t>.</w:t>
      </w:r>
    </w:p>
    <w:p w14:paraId="03B0B7A9" w14:textId="2AB986E3" w:rsidR="001156F6" w:rsidRPr="001156F6" w:rsidRDefault="001156F6" w:rsidP="006F4B00">
      <w:pPr>
        <w:rPr>
          <w:i/>
          <w:iCs/>
        </w:rPr>
      </w:pPr>
      <w:r w:rsidRPr="001156F6">
        <w:rPr>
          <w:i/>
          <w:iCs/>
        </w:rPr>
        <w:t xml:space="preserve">Hinweis: </w:t>
      </w:r>
      <w:commentRangeStart w:id="261"/>
      <w:commentRangeStart w:id="262"/>
      <w:commentRangeStart w:id="263"/>
      <w:commentRangeStart w:id="264"/>
      <w:r w:rsidR="001D07CE" w:rsidRPr="001D07CE">
        <w:rPr>
          <w:i/>
          <w:iCs/>
        </w:rPr>
        <w:t>In der Regel kann man von einer Anonymisierung der Daten (auch bei aggregierten Daten) nur dann sprechen, wenn die Originaldaten i</w:t>
      </w:r>
      <w:r w:rsidR="001D07CE">
        <w:rPr>
          <w:i/>
          <w:iCs/>
        </w:rPr>
        <w:t>n</w:t>
      </w:r>
      <w:r w:rsidR="001D07CE" w:rsidRPr="001D07CE">
        <w:rPr>
          <w:i/>
          <w:iCs/>
        </w:rPr>
        <w:t xml:space="preserve"> System</w:t>
      </w:r>
      <w:r w:rsidR="001D07CE">
        <w:rPr>
          <w:i/>
          <w:iCs/>
        </w:rPr>
        <w:t>en</w:t>
      </w:r>
      <w:r w:rsidR="001D07CE" w:rsidRPr="001D07CE">
        <w:rPr>
          <w:i/>
          <w:iCs/>
        </w:rPr>
        <w:t xml:space="preserve"> desselben Unternehmens nicht mehr vorhanden sind. </w:t>
      </w:r>
      <w:r w:rsidR="001D07CE">
        <w:rPr>
          <w:i/>
          <w:iCs/>
        </w:rPr>
        <w:t xml:space="preserve">Ansonsten gelten </w:t>
      </w:r>
      <w:r w:rsidR="001D07CE" w:rsidRPr="001D07CE">
        <w:rPr>
          <w:i/>
          <w:iCs/>
        </w:rPr>
        <w:t>Daten höchstens als pseudonymisiert.</w:t>
      </w:r>
      <w:commentRangeEnd w:id="261"/>
      <w:r w:rsidR="00252CC4">
        <w:rPr>
          <w:rStyle w:val="CommentReference"/>
        </w:rPr>
        <w:commentReference w:id="261"/>
      </w:r>
      <w:commentRangeEnd w:id="262"/>
      <w:commentRangeEnd w:id="264"/>
      <w:r w:rsidR="004B7EB3">
        <w:rPr>
          <w:rStyle w:val="CommentReference"/>
        </w:rPr>
        <w:commentReference w:id="263"/>
      </w:r>
      <w:r w:rsidR="00115989">
        <w:rPr>
          <w:rStyle w:val="CommentReference"/>
        </w:rPr>
        <w:commentReference w:id="262"/>
      </w:r>
      <w:commentRangeEnd w:id="263"/>
      <w:r w:rsidR="00532234">
        <w:rPr>
          <w:rStyle w:val="CommentReference"/>
        </w:rPr>
        <w:commentReference w:id="264"/>
      </w:r>
      <w:r w:rsidR="001D07CE" w:rsidRPr="001D07CE">
        <w:rPr>
          <w:i/>
          <w:iCs/>
        </w:rPr>
        <w:t xml:space="preserve"> Daten sind hingegen als anonym zu betrachten, wenn die Originaldaten gelöscht wurden oder eine Drittpartei mit vertretbarem Aufwand keinen Zugang zu den Originaldaten erhalten kann.</w:t>
      </w:r>
    </w:p>
    <w:tbl>
      <w:tblPr>
        <w:tblStyle w:val="TableGrid"/>
        <w:tblW w:w="10204" w:type="dxa"/>
        <w:tblCellMar>
          <w:left w:w="28" w:type="dxa"/>
          <w:right w:w="28" w:type="dxa"/>
        </w:tblCellMar>
        <w:tblLook w:val="04A0" w:firstRow="1" w:lastRow="0" w:firstColumn="1" w:lastColumn="0" w:noHBand="0" w:noVBand="1"/>
      </w:tblPr>
      <w:tblGrid>
        <w:gridCol w:w="850"/>
        <w:gridCol w:w="850"/>
        <w:gridCol w:w="567"/>
        <w:gridCol w:w="4819"/>
        <w:gridCol w:w="3118"/>
      </w:tblGrid>
      <w:tr w:rsidR="004967F7" w:rsidRPr="004967F7" w14:paraId="2C5D88E0" w14:textId="77777777" w:rsidTr="001D0B13">
        <w:trPr>
          <w:cantSplit/>
          <w:tblHeader/>
        </w:trPr>
        <w:tc>
          <w:tcPr>
            <w:tcW w:w="850" w:type="dxa"/>
            <w:shd w:val="clear" w:color="auto" w:fill="E5E5E5" w:themeFill="text1" w:themeFillTint="1A"/>
          </w:tcPr>
          <w:p w14:paraId="35D37AED" w14:textId="77777777" w:rsidR="004967F7" w:rsidRPr="004967F7" w:rsidRDefault="004967F7" w:rsidP="001D0B13">
            <w:pPr>
              <w:pStyle w:val="StandardBoxfett"/>
            </w:pPr>
            <w:r w:rsidRPr="004967F7">
              <w:lastRenderedPageBreak/>
              <w:t>AN_ID</w:t>
            </w:r>
          </w:p>
        </w:tc>
        <w:tc>
          <w:tcPr>
            <w:tcW w:w="850" w:type="dxa"/>
            <w:shd w:val="clear" w:color="auto" w:fill="E5E5E5" w:themeFill="text1" w:themeFillTint="1A"/>
          </w:tcPr>
          <w:p w14:paraId="0D1F9EEE" w14:textId="77777777" w:rsidR="004967F7" w:rsidRPr="004967F7" w:rsidRDefault="004967F7" w:rsidP="001D0B13">
            <w:pPr>
              <w:pStyle w:val="StandardBoxfett"/>
            </w:pPr>
            <w:r w:rsidRPr="004967F7">
              <w:t>AV_ID</w:t>
            </w:r>
          </w:p>
        </w:tc>
        <w:tc>
          <w:tcPr>
            <w:tcW w:w="567" w:type="dxa"/>
            <w:shd w:val="clear" w:color="auto" w:fill="E5E5E5" w:themeFill="text1" w:themeFillTint="1A"/>
          </w:tcPr>
          <w:p w14:paraId="1120D938" w14:textId="77777777" w:rsidR="004967F7" w:rsidRPr="004967F7" w:rsidRDefault="004967F7" w:rsidP="001D0B13">
            <w:pPr>
              <w:pStyle w:val="StandardBoxfett"/>
            </w:pPr>
            <w:r w:rsidRPr="004967F7">
              <w:t>Art</w:t>
            </w:r>
          </w:p>
        </w:tc>
        <w:tc>
          <w:tcPr>
            <w:tcW w:w="4819" w:type="dxa"/>
            <w:shd w:val="clear" w:color="auto" w:fill="E5E5E5" w:themeFill="text1" w:themeFillTint="1A"/>
          </w:tcPr>
          <w:p w14:paraId="3439FB22" w14:textId="77777777" w:rsidR="004967F7" w:rsidRPr="004967F7" w:rsidRDefault="004967F7" w:rsidP="001D0B13">
            <w:pPr>
              <w:pStyle w:val="StandardBoxfett"/>
            </w:pPr>
            <w:r w:rsidRPr="004967F7">
              <w:t>Vorgabe</w:t>
            </w:r>
          </w:p>
        </w:tc>
        <w:tc>
          <w:tcPr>
            <w:tcW w:w="3118" w:type="dxa"/>
            <w:shd w:val="clear" w:color="auto" w:fill="E5E5E5" w:themeFill="text1" w:themeFillTint="1A"/>
          </w:tcPr>
          <w:p w14:paraId="2F640D43" w14:textId="77777777" w:rsidR="004967F7" w:rsidRPr="004967F7" w:rsidRDefault="004967F7" w:rsidP="001D0B13">
            <w:pPr>
              <w:pStyle w:val="StandardBoxfett"/>
            </w:pPr>
            <w:r w:rsidRPr="004967F7">
              <w:t>Bemerkung / Beispiele</w:t>
            </w:r>
          </w:p>
        </w:tc>
      </w:tr>
      <w:tr w:rsidR="00910E48" w:rsidRPr="004967F7" w14:paraId="169B57E2" w14:textId="77777777" w:rsidTr="00ED4BF8">
        <w:trPr>
          <w:cantSplit/>
          <w:trHeight w:val="70"/>
        </w:trPr>
        <w:tc>
          <w:tcPr>
            <w:tcW w:w="850" w:type="dxa"/>
          </w:tcPr>
          <w:p w14:paraId="4C23B331" w14:textId="77777777" w:rsidR="00910E48" w:rsidRDefault="00910E48" w:rsidP="00910E48">
            <w:pPr>
              <w:pStyle w:val="StandardBox"/>
            </w:pPr>
            <w:hyperlink r:id="rId30" w:history="1">
              <w:r w:rsidRPr="00353D40">
                <w:rPr>
                  <w:rStyle w:val="Hyperlink"/>
                </w:rPr>
                <w:t>ITSA-56</w:t>
              </w:r>
            </w:hyperlink>
          </w:p>
          <w:p w14:paraId="1B58C26F" w14:textId="765167EA" w:rsidR="00910E48" w:rsidRPr="004967F7" w:rsidRDefault="00910E48" w:rsidP="00910E48">
            <w:pPr>
              <w:pStyle w:val="StandardBox"/>
            </w:pPr>
            <w:r w:rsidRPr="00910E48">
              <w:rPr>
                <w:rStyle w:val="StandardBoxmicroRefChar"/>
              </w:rPr>
              <w:t>BS-7-L1</w:t>
            </w:r>
          </w:p>
        </w:tc>
        <w:tc>
          <w:tcPr>
            <w:tcW w:w="850" w:type="dxa"/>
          </w:tcPr>
          <w:p w14:paraId="3727D39F" w14:textId="7EB4B377" w:rsidR="00910E48" w:rsidRPr="004967F7" w:rsidRDefault="00910E48" w:rsidP="00910E48">
            <w:pPr>
              <w:pStyle w:val="StandardBox"/>
            </w:pPr>
            <w:r>
              <w:t>DSS050</w:t>
            </w:r>
          </w:p>
        </w:tc>
        <w:tc>
          <w:tcPr>
            <w:tcW w:w="567" w:type="dxa"/>
          </w:tcPr>
          <w:p w14:paraId="0DEE568D" w14:textId="4CE793FD" w:rsidR="00910E48" w:rsidRPr="004967F7" w:rsidRDefault="005D78AA" w:rsidP="00910E48">
            <w:pPr>
              <w:pStyle w:val="StandardBox"/>
            </w:pPr>
            <w:r>
              <w:t>M</w:t>
            </w:r>
          </w:p>
        </w:tc>
        <w:tc>
          <w:tcPr>
            <w:tcW w:w="4819" w:type="dxa"/>
            <w:vAlign w:val="bottom"/>
          </w:tcPr>
          <w:p w14:paraId="20BCF862" w14:textId="5D6106DE" w:rsidR="00910E48" w:rsidRPr="004967F7" w:rsidRDefault="00254891" w:rsidP="00910E48">
            <w:pPr>
              <w:pStyle w:val="StandardBox"/>
              <w:rPr>
                <w:b/>
                <w:bCs/>
              </w:rPr>
            </w:pPr>
            <w:commentRangeStart w:id="265"/>
            <w:r w:rsidRPr="00254891">
              <w:rPr>
                <w:b/>
                <w:bCs/>
              </w:rPr>
              <w:t xml:space="preserve">Desensibilisierung </w:t>
            </w:r>
            <w:r w:rsidR="00163E4E">
              <w:rPr>
                <w:b/>
                <w:bCs/>
              </w:rPr>
              <w:t>der Daten</w:t>
            </w:r>
            <w:commentRangeEnd w:id="265"/>
            <w:r w:rsidR="00AD206A">
              <w:rPr>
                <w:rStyle w:val="CommentReference"/>
              </w:rPr>
              <w:commentReference w:id="265"/>
            </w:r>
          </w:p>
          <w:p w14:paraId="76AF60D0" w14:textId="17B13AF4" w:rsidR="00910E48" w:rsidRDefault="00910E48" w:rsidP="00910E48">
            <w:pPr>
              <w:pStyle w:val="StandardBox"/>
            </w:pPr>
            <w:r>
              <w:t>Falls eine Bearbeitung von</w:t>
            </w:r>
            <w:commentRangeStart w:id="266"/>
            <w:r>
              <w:t xml:space="preserve"> </w:t>
            </w:r>
            <w:commentRangeStart w:id="267"/>
            <w:r>
              <w:t xml:space="preserve">produktiven Daten ausserhalb ihres gesicherten Produktionsumfelds </w:t>
            </w:r>
            <w:commentRangeEnd w:id="267"/>
            <w:r w:rsidR="00BB4634">
              <w:rPr>
                <w:rStyle w:val="CommentReference"/>
              </w:rPr>
              <w:commentReference w:id="267"/>
            </w:r>
            <w:r>
              <w:t>nötig ist</w:t>
            </w:r>
            <w:commentRangeEnd w:id="266"/>
            <w:r w:rsidR="00566DAB">
              <w:rPr>
                <w:rStyle w:val="CommentReference"/>
              </w:rPr>
              <w:commentReference w:id="266"/>
            </w:r>
            <w:r>
              <w:t xml:space="preserve">, ist es </w:t>
            </w:r>
            <w:r w:rsidR="00163E4E">
              <w:t xml:space="preserve">vorab </w:t>
            </w:r>
            <w:r>
              <w:t>zu prüfen, ob dabei Daten durch Pseudo</w:t>
            </w:r>
            <w:r w:rsidR="00163E4E">
              <w:t>- oder Ano</w:t>
            </w:r>
            <w:r>
              <w:t>nymisierung</w:t>
            </w:r>
            <w:r w:rsidR="00163E4E">
              <w:t xml:space="preserve"> entsprechend dem </w:t>
            </w:r>
            <w:r w:rsidR="000364B5">
              <w:t>«</w:t>
            </w:r>
            <w:r w:rsidR="00163E4E">
              <w:t>Need-</w:t>
            </w:r>
            <w:proofErr w:type="spellStart"/>
            <w:r w:rsidR="00163E4E">
              <w:t>to</w:t>
            </w:r>
            <w:proofErr w:type="spellEnd"/>
            <w:r w:rsidR="00163E4E">
              <w:t>-</w:t>
            </w:r>
            <w:proofErr w:type="spellStart"/>
            <w:r w:rsidR="00163E4E">
              <w:t>Know</w:t>
            </w:r>
            <w:proofErr w:type="spellEnd"/>
            <w:r w:rsidR="000364B5">
              <w:t>»</w:t>
            </w:r>
            <w:r w:rsidR="00163E4E">
              <w:t xml:space="preserve"> Prinzip</w:t>
            </w:r>
            <w:r>
              <w:t xml:space="preserve"> </w:t>
            </w:r>
            <w:r w:rsidR="00254891">
              <w:t xml:space="preserve">desensibilisiert </w:t>
            </w:r>
            <w:r>
              <w:t xml:space="preserve">werden </w:t>
            </w:r>
            <w:commentRangeStart w:id="268"/>
            <w:r>
              <w:t>können</w:t>
            </w:r>
            <w:commentRangeEnd w:id="268"/>
            <w:r w:rsidR="00541CEF">
              <w:rPr>
                <w:rStyle w:val="CommentReference"/>
              </w:rPr>
              <w:commentReference w:id="268"/>
            </w:r>
            <w:r>
              <w:t xml:space="preserve">. </w:t>
            </w:r>
            <w:commentRangeStart w:id="269"/>
            <w:r>
              <w:t>Dabei sind die von der Bank anerkannte</w:t>
            </w:r>
            <w:ins w:id="270" w:author="Boye William" w:date="2025-10-24T09:31:00Z" w16du:dateUtc="2025-10-24T07:31:00Z">
              <w:r w:rsidR="00181DDF">
                <w:t>n</w:t>
              </w:r>
            </w:ins>
            <w:r>
              <w:t xml:space="preserve"> </w:t>
            </w:r>
            <w:r w:rsidR="00163E4E">
              <w:t xml:space="preserve">Methoden zur </w:t>
            </w:r>
            <w:r w:rsidR="00254891">
              <w:t>D</w:t>
            </w:r>
            <w:r w:rsidR="00163E4E">
              <w:t xml:space="preserve">esensibilisierung </w:t>
            </w:r>
            <w:r>
              <w:t>anzuwenden</w:t>
            </w:r>
            <w:commentRangeEnd w:id="269"/>
            <w:r w:rsidR="00AC5F04">
              <w:rPr>
                <w:rStyle w:val="CommentReference"/>
              </w:rPr>
              <w:commentReference w:id="269"/>
            </w:r>
            <w:r>
              <w:t>.</w:t>
            </w:r>
          </w:p>
          <w:p w14:paraId="0B7B2642" w14:textId="1AAAA8F1" w:rsidR="00910E48" w:rsidRPr="004967F7" w:rsidRDefault="005D78AA" w:rsidP="00910E48">
            <w:pPr>
              <w:pStyle w:val="StandardBox"/>
            </w:pPr>
            <w:r w:rsidRPr="005D78AA">
              <w:rPr>
                <w:b/>
                <w:bCs/>
              </w:rPr>
              <w:t>HS/SHS:</w:t>
            </w:r>
            <w:r w:rsidRPr="005D78AA">
              <w:t xml:space="preserve"> Der Einsatz von Desensibilisierung muss geprüft und die Entscheidung muss protokolliert </w:t>
            </w:r>
            <w:commentRangeStart w:id="271"/>
            <w:r w:rsidRPr="005D78AA">
              <w:t>werden</w:t>
            </w:r>
            <w:commentRangeEnd w:id="271"/>
            <w:r w:rsidR="00D0455F">
              <w:rPr>
                <w:rStyle w:val="CommentReference"/>
              </w:rPr>
              <w:commentReference w:id="271"/>
            </w:r>
            <w:r w:rsidRPr="005D78AA">
              <w:t>.</w:t>
            </w:r>
          </w:p>
        </w:tc>
        <w:tc>
          <w:tcPr>
            <w:tcW w:w="3118" w:type="dxa"/>
          </w:tcPr>
          <w:p w14:paraId="0E776CF3" w14:textId="0BFFA19E" w:rsidR="00910E48" w:rsidRPr="004967F7" w:rsidRDefault="00910E48" w:rsidP="00910E48">
            <w:pPr>
              <w:pStyle w:val="StandardBox"/>
              <w:rPr>
                <w:i/>
                <w:iCs/>
                <w:highlight w:val="yellow"/>
              </w:rPr>
            </w:pPr>
            <w:r>
              <w:rPr>
                <w:i/>
                <w:iCs/>
              </w:rPr>
              <w:t xml:space="preserve">Hinweis: </w:t>
            </w:r>
            <w:r w:rsidRPr="00A8710D">
              <w:rPr>
                <w:i/>
                <w:iCs/>
              </w:rPr>
              <w:t xml:space="preserve">Standardisierte </w:t>
            </w:r>
            <w:r w:rsidR="003509E8">
              <w:rPr>
                <w:i/>
                <w:iCs/>
              </w:rPr>
              <w:t>Desensibilisierung</w:t>
            </w:r>
            <w:r w:rsidRPr="00A8710D">
              <w:rPr>
                <w:i/>
                <w:iCs/>
              </w:rPr>
              <w:t>smethoden sind in «Guideline zur Datenminimierung</w:t>
            </w:r>
            <w:r>
              <w:rPr>
                <w:i/>
                <w:iCs/>
              </w:rPr>
              <w:t xml:space="preserve"> und -desensibilisierung</w:t>
            </w:r>
            <w:r w:rsidRPr="00A8710D">
              <w:rPr>
                <w:i/>
                <w:iCs/>
              </w:rPr>
              <w:t>» bereitzustellen.</w:t>
            </w:r>
          </w:p>
        </w:tc>
      </w:tr>
      <w:tr w:rsidR="00910E48" w:rsidRPr="00C5124D" w14:paraId="0229D83C" w14:textId="77777777" w:rsidTr="005D78AA">
        <w:trPr>
          <w:cantSplit/>
          <w:trHeight w:val="860"/>
        </w:trPr>
        <w:tc>
          <w:tcPr>
            <w:tcW w:w="850" w:type="dxa"/>
          </w:tcPr>
          <w:p w14:paraId="04C093B3" w14:textId="77777777" w:rsidR="00910E48" w:rsidRDefault="00910E48" w:rsidP="005D78AA">
            <w:pPr>
              <w:pStyle w:val="StandardBox"/>
            </w:pPr>
            <w:hyperlink r:id="rId31" w:history="1">
              <w:r w:rsidRPr="00353D40">
                <w:rPr>
                  <w:rStyle w:val="Hyperlink"/>
                </w:rPr>
                <w:t>ITSA-56</w:t>
              </w:r>
            </w:hyperlink>
          </w:p>
          <w:p w14:paraId="60873604" w14:textId="6AEEF452" w:rsidR="00910E48" w:rsidRPr="004967F7" w:rsidRDefault="00910E48" w:rsidP="005D78AA">
            <w:pPr>
              <w:pStyle w:val="StandardBox"/>
            </w:pPr>
            <w:r w:rsidRPr="00910E48">
              <w:rPr>
                <w:rStyle w:val="StandardBoxmicroRefChar"/>
              </w:rPr>
              <w:t>BS-7-L1</w:t>
            </w:r>
          </w:p>
        </w:tc>
        <w:tc>
          <w:tcPr>
            <w:tcW w:w="850" w:type="dxa"/>
          </w:tcPr>
          <w:p w14:paraId="3E302B25" w14:textId="6A35F9F8" w:rsidR="00910E48" w:rsidRPr="004967F7" w:rsidRDefault="00910E48" w:rsidP="005D78AA">
            <w:pPr>
              <w:pStyle w:val="StandardBox"/>
            </w:pPr>
            <w:r>
              <w:t>DSS051</w:t>
            </w:r>
          </w:p>
        </w:tc>
        <w:tc>
          <w:tcPr>
            <w:tcW w:w="567" w:type="dxa"/>
          </w:tcPr>
          <w:p w14:paraId="58F3EF4D" w14:textId="6D07E6BE" w:rsidR="00910E48" w:rsidRPr="004967F7" w:rsidRDefault="005D78AA" w:rsidP="005D78AA">
            <w:pPr>
              <w:pStyle w:val="StandardBox"/>
            </w:pPr>
            <w:r>
              <w:t>M</w:t>
            </w:r>
          </w:p>
        </w:tc>
        <w:tc>
          <w:tcPr>
            <w:tcW w:w="4819" w:type="dxa"/>
          </w:tcPr>
          <w:p w14:paraId="5D787B6D" w14:textId="3FABB9B8" w:rsidR="00910E48" w:rsidRPr="002A1536" w:rsidRDefault="00910E48" w:rsidP="005D78AA">
            <w:pPr>
              <w:pStyle w:val="StandardBox"/>
              <w:rPr>
                <w:b/>
                <w:bCs/>
              </w:rPr>
            </w:pPr>
            <w:r w:rsidRPr="004967F7">
              <w:rPr>
                <w:b/>
                <w:bCs/>
              </w:rPr>
              <w:t>Datenanonymisierung</w:t>
            </w:r>
          </w:p>
          <w:p w14:paraId="3EDC72EF" w14:textId="3E824103" w:rsidR="00910E48" w:rsidRDefault="00910E48" w:rsidP="005D78AA">
            <w:pPr>
              <w:pStyle w:val="StandardBox"/>
            </w:pPr>
            <w:r w:rsidRPr="00C5124D">
              <w:t xml:space="preserve">Es </w:t>
            </w:r>
            <w:r>
              <w:t xml:space="preserve">ist </w:t>
            </w:r>
            <w:r w:rsidRPr="00C5124D">
              <w:t>sicher</w:t>
            </w:r>
            <w:r>
              <w:t>zustellen</w:t>
            </w:r>
            <w:r w:rsidRPr="00C5124D">
              <w:t xml:space="preserve">, dass als anonymisiert deklarierte Datensätze mit vertretbarem technischem und organisatorischem Aufwand nicht mehr auf </w:t>
            </w:r>
            <w:commentRangeStart w:id="272"/>
            <w:r w:rsidRPr="00C5124D">
              <w:t xml:space="preserve">identifizierbare Personen </w:t>
            </w:r>
            <w:commentRangeEnd w:id="272"/>
            <w:r w:rsidR="00541CEF">
              <w:rPr>
                <w:rStyle w:val="CommentReference"/>
              </w:rPr>
              <w:commentReference w:id="272"/>
            </w:r>
            <w:r w:rsidRPr="00C5124D">
              <w:t>zurückgeführt werden können</w:t>
            </w:r>
            <w:r w:rsidRPr="004967F7">
              <w:t>.</w:t>
            </w:r>
            <w:r>
              <w:t xml:space="preserve"> </w:t>
            </w:r>
            <w:commentRangeStart w:id="273"/>
            <w:r>
              <w:t xml:space="preserve">Dabei ist </w:t>
            </w:r>
            <w:r w:rsidRPr="004967F7">
              <w:t>eine dokumentierte Anonymisierungsprüfung durch</w:t>
            </w:r>
            <w:r>
              <w:t>zuführen</w:t>
            </w:r>
            <w:r w:rsidRPr="004967F7">
              <w:t xml:space="preserve">, </w:t>
            </w:r>
            <w:r>
              <w:t xml:space="preserve">welche die </w:t>
            </w:r>
            <w:r w:rsidRPr="004967F7">
              <w:t xml:space="preserve">Wirksamkeit </w:t>
            </w:r>
            <w:r>
              <w:t xml:space="preserve">der Anonymisierung </w:t>
            </w:r>
            <w:r w:rsidRPr="004967F7">
              <w:t xml:space="preserve">belegt. </w:t>
            </w:r>
            <w:commentRangeEnd w:id="273"/>
            <w:r w:rsidR="0059176B">
              <w:rPr>
                <w:rStyle w:val="CommentReference"/>
              </w:rPr>
              <w:commentReference w:id="273"/>
            </w:r>
          </w:p>
          <w:p w14:paraId="2130340B" w14:textId="2FFB74B4" w:rsidR="00910E48" w:rsidRPr="004967F7" w:rsidRDefault="005D78AA" w:rsidP="005D78AA">
            <w:pPr>
              <w:pStyle w:val="StandardBox"/>
            </w:pPr>
            <w:r w:rsidRPr="002A1536">
              <w:rPr>
                <w:b/>
                <w:bCs/>
              </w:rPr>
              <w:t>HS</w:t>
            </w:r>
            <w:r>
              <w:rPr>
                <w:b/>
                <w:bCs/>
              </w:rPr>
              <w:t>/SHS</w:t>
            </w:r>
            <w:r w:rsidRPr="002A1536">
              <w:rPr>
                <w:b/>
                <w:bCs/>
              </w:rPr>
              <w:t>:</w:t>
            </w:r>
            <w:r>
              <w:t xml:space="preserve"> Der Einsatz von Anonymisierung bei der Weitergabe nach extern muss geprüft und protokolliert werden.</w:t>
            </w:r>
          </w:p>
        </w:tc>
        <w:tc>
          <w:tcPr>
            <w:tcW w:w="3118" w:type="dxa"/>
          </w:tcPr>
          <w:p w14:paraId="24FC87BB" w14:textId="0C443408" w:rsidR="00910E48" w:rsidRDefault="00910E48" w:rsidP="005D78AA">
            <w:pPr>
              <w:pStyle w:val="StandardBox"/>
              <w:rPr>
                <w:i/>
                <w:iCs/>
              </w:rPr>
            </w:pPr>
            <w:r w:rsidRPr="00C5124D">
              <w:rPr>
                <w:i/>
                <w:iCs/>
              </w:rPr>
              <w:t>Hinweis:</w:t>
            </w:r>
            <w:r>
              <w:rPr>
                <w:i/>
                <w:iCs/>
              </w:rPr>
              <w:t xml:space="preserve"> </w:t>
            </w:r>
            <w:r w:rsidRPr="00C5124D">
              <w:rPr>
                <w:i/>
                <w:iCs/>
              </w:rPr>
              <w:t>„Vertretbarer Aufwand“ bezieht sich auf Ma</w:t>
            </w:r>
            <w:r>
              <w:rPr>
                <w:i/>
                <w:iCs/>
              </w:rPr>
              <w:t>ss</w:t>
            </w:r>
            <w:r w:rsidRPr="00C5124D">
              <w:rPr>
                <w:i/>
                <w:iCs/>
              </w:rPr>
              <w:t>nahmen, die im Kontext der Bank mit vertretbarer Wahrscheinlichkeit zur Re-Identifizierung eingesetzt werden könnten.</w:t>
            </w:r>
          </w:p>
          <w:p w14:paraId="51494005" w14:textId="6D6A1617" w:rsidR="00910E48" w:rsidRPr="00C5124D" w:rsidRDefault="00910E48" w:rsidP="005D78AA">
            <w:pPr>
              <w:pStyle w:val="StandardBox"/>
              <w:rPr>
                <w:i/>
                <w:iCs/>
                <w:highlight w:val="yellow"/>
              </w:rPr>
            </w:pPr>
            <w:r w:rsidRPr="002A1536">
              <w:rPr>
                <w:i/>
                <w:iCs/>
              </w:rPr>
              <w:t xml:space="preserve">Hinweis: Interne Daten sind i.d.R. höchstens als </w:t>
            </w:r>
            <w:commentRangeStart w:id="274"/>
            <w:r w:rsidRPr="002A1536">
              <w:rPr>
                <w:i/>
                <w:iCs/>
              </w:rPr>
              <w:t xml:space="preserve">pseudonym zu betrachten, da sich Systeme mit Originaldaten in unmittelbarer Nähe </w:t>
            </w:r>
            <w:commentRangeEnd w:id="274"/>
            <w:r w:rsidR="00541CEF">
              <w:rPr>
                <w:rStyle w:val="CommentReference"/>
              </w:rPr>
              <w:commentReference w:id="274"/>
            </w:r>
            <w:r w:rsidRPr="002A1536">
              <w:rPr>
                <w:i/>
                <w:iCs/>
              </w:rPr>
              <w:t>(in derselben Infrastruktur) befinden.</w:t>
            </w:r>
          </w:p>
        </w:tc>
      </w:tr>
      <w:tr w:rsidR="00254891" w:rsidRPr="00C5124D" w14:paraId="6567E7E9" w14:textId="77777777" w:rsidTr="005D78AA">
        <w:trPr>
          <w:cantSplit/>
          <w:trHeight w:val="860"/>
        </w:trPr>
        <w:tc>
          <w:tcPr>
            <w:tcW w:w="850" w:type="dxa"/>
          </w:tcPr>
          <w:p w14:paraId="4292A3EC" w14:textId="77777777" w:rsidR="00254891" w:rsidRDefault="00254891" w:rsidP="005D78AA">
            <w:pPr>
              <w:pStyle w:val="StandardBox"/>
            </w:pPr>
            <w:hyperlink r:id="rId32" w:history="1">
              <w:r w:rsidRPr="00353D40">
                <w:rPr>
                  <w:rStyle w:val="Hyperlink"/>
                </w:rPr>
                <w:t>ITSA-56</w:t>
              </w:r>
            </w:hyperlink>
          </w:p>
          <w:p w14:paraId="02E000EF" w14:textId="0EA76A61" w:rsidR="00254891" w:rsidRDefault="00254891" w:rsidP="005D78AA">
            <w:pPr>
              <w:pStyle w:val="StandardBox"/>
            </w:pPr>
            <w:r w:rsidRPr="00910E48">
              <w:rPr>
                <w:rStyle w:val="StandardBoxmicroRefChar"/>
              </w:rPr>
              <w:t>BS-7-L1</w:t>
            </w:r>
          </w:p>
        </w:tc>
        <w:tc>
          <w:tcPr>
            <w:tcW w:w="850" w:type="dxa"/>
          </w:tcPr>
          <w:p w14:paraId="669073BD" w14:textId="6FE6CD9E" w:rsidR="00254891" w:rsidRDefault="00254891" w:rsidP="005D78AA">
            <w:pPr>
              <w:pStyle w:val="StandardBox"/>
            </w:pPr>
            <w:r>
              <w:t>DSS05</w:t>
            </w:r>
            <w:r w:rsidR="005D78AA">
              <w:t>2</w:t>
            </w:r>
          </w:p>
        </w:tc>
        <w:tc>
          <w:tcPr>
            <w:tcW w:w="567" w:type="dxa"/>
          </w:tcPr>
          <w:p w14:paraId="4EB50C3A" w14:textId="3E75F839" w:rsidR="00254891" w:rsidRDefault="005D78AA" w:rsidP="005D78AA">
            <w:pPr>
              <w:pStyle w:val="StandardBox"/>
            </w:pPr>
            <w:r>
              <w:t>M</w:t>
            </w:r>
          </w:p>
        </w:tc>
        <w:tc>
          <w:tcPr>
            <w:tcW w:w="4819" w:type="dxa"/>
          </w:tcPr>
          <w:p w14:paraId="12A2F380" w14:textId="54F7E004" w:rsidR="00254891" w:rsidRDefault="00254891" w:rsidP="005D78AA">
            <w:pPr>
              <w:pStyle w:val="StandardBox"/>
              <w:rPr>
                <w:b/>
                <w:bCs/>
              </w:rPr>
            </w:pPr>
            <w:r>
              <w:rPr>
                <w:b/>
                <w:bCs/>
              </w:rPr>
              <w:t>Re-Identifikation</w:t>
            </w:r>
            <w:r w:rsidR="005D78AA">
              <w:rPr>
                <w:b/>
                <w:bCs/>
              </w:rPr>
              <w:t xml:space="preserve"> der pseudonymisierten Daten</w:t>
            </w:r>
          </w:p>
          <w:p w14:paraId="10643498" w14:textId="16BEF04A" w:rsidR="00254891" w:rsidRDefault="00254891" w:rsidP="005D78AA">
            <w:pPr>
              <w:pStyle w:val="StandardBox"/>
            </w:pPr>
            <w:r>
              <w:t>R</w:t>
            </w:r>
            <w:r w:rsidRPr="004967F7">
              <w:t>e-Identifikationen sind nur zu einem dokumentierten Zweck und nach vorheriger Genehmigung durch Dateneigner zulässig.</w:t>
            </w:r>
          </w:p>
          <w:p w14:paraId="6F425C72" w14:textId="68C8B81C" w:rsidR="00254891" w:rsidRPr="005515B3" w:rsidRDefault="005D78AA" w:rsidP="005D78AA">
            <w:pPr>
              <w:pStyle w:val="StandardBox"/>
            </w:pPr>
            <w:r>
              <w:rPr>
                <w:b/>
                <w:bCs/>
              </w:rPr>
              <w:t xml:space="preserve">HS/SHS: </w:t>
            </w:r>
            <w:r>
              <w:t>Die Genehmigung des Dateneigners, der Zweck und der Re-Identifikationsvorgang müssen protokolliert werden.</w:t>
            </w:r>
          </w:p>
        </w:tc>
        <w:tc>
          <w:tcPr>
            <w:tcW w:w="3118" w:type="dxa"/>
          </w:tcPr>
          <w:p w14:paraId="4731FA8B" w14:textId="66B26E08" w:rsidR="005D78AA" w:rsidRPr="005D78AA" w:rsidRDefault="005D78AA" w:rsidP="005D78AA">
            <w:pPr>
              <w:pStyle w:val="StandardBox"/>
            </w:pPr>
            <w:r>
              <w:rPr>
                <w:i/>
                <w:iCs/>
              </w:rPr>
              <w:t>Hin</w:t>
            </w:r>
            <w:r w:rsidRPr="005D78AA">
              <w:rPr>
                <w:i/>
                <w:iCs/>
              </w:rPr>
              <w:t>weis: Falls das Re-Identifikationsrisiko nicht vernachlässigbar ist, sind die Daten als pseu</w:t>
            </w:r>
            <w:ins w:id="275" w:author="Seybold Christian" w:date="2025-10-21T12:58:00Z" w16du:dateUtc="2025-10-21T10:58:00Z">
              <w:r w:rsidR="00D0455F">
                <w:rPr>
                  <w:i/>
                  <w:iCs/>
                </w:rPr>
                <w:t>d</w:t>
              </w:r>
            </w:ins>
            <w:del w:id="276" w:author="Seybold Christian" w:date="2025-10-21T12:58:00Z" w16du:dateUtc="2025-10-21T10:58:00Z">
              <w:r w:rsidRPr="005D78AA" w:rsidDel="00D0455F">
                <w:rPr>
                  <w:i/>
                  <w:iCs/>
                </w:rPr>
                <w:delText>s</w:delText>
              </w:r>
            </w:del>
            <w:r w:rsidRPr="005D78AA">
              <w:rPr>
                <w:i/>
                <w:iCs/>
              </w:rPr>
              <w:t>onymisiert (und nicht anonym) zu behandeln.</w:t>
            </w:r>
          </w:p>
          <w:p w14:paraId="5FE16837" w14:textId="28F48228" w:rsidR="00254891" w:rsidRPr="00C5124D" w:rsidRDefault="005D78AA" w:rsidP="005D78AA">
            <w:pPr>
              <w:pStyle w:val="StandardBox"/>
              <w:rPr>
                <w:i/>
                <w:iCs/>
              </w:rPr>
            </w:pPr>
            <w:r>
              <w:rPr>
                <w:i/>
                <w:iCs/>
              </w:rPr>
              <w:t>Hinweis: Re-Identifikation von pseudonymisierten Daten findet normalerweise nur selten in Fällen einer Analyse oder Untersuchung statt (z.B. Wiederherstellung des Links von Logs zum Nutzer).</w:t>
            </w:r>
          </w:p>
        </w:tc>
      </w:tr>
      <w:tr w:rsidR="00910E48" w:rsidRPr="004967F7" w14:paraId="549E96DE" w14:textId="77777777" w:rsidTr="008237CA">
        <w:trPr>
          <w:cantSplit/>
        </w:trPr>
        <w:tc>
          <w:tcPr>
            <w:tcW w:w="850" w:type="dxa"/>
          </w:tcPr>
          <w:p w14:paraId="614E8A44" w14:textId="77777777" w:rsidR="00910E48" w:rsidRDefault="00910E48" w:rsidP="00910E48">
            <w:pPr>
              <w:pStyle w:val="StandardBox"/>
            </w:pPr>
            <w:hyperlink r:id="rId33" w:history="1">
              <w:r w:rsidRPr="00353D40">
                <w:rPr>
                  <w:rStyle w:val="Hyperlink"/>
                </w:rPr>
                <w:t>ITSA-56</w:t>
              </w:r>
            </w:hyperlink>
          </w:p>
          <w:p w14:paraId="3D6BE4CB" w14:textId="1247499F" w:rsidR="00910E48" w:rsidRPr="004967F7" w:rsidRDefault="00910E48" w:rsidP="00910E48">
            <w:pPr>
              <w:pStyle w:val="StandardBox"/>
            </w:pPr>
            <w:r w:rsidRPr="00910E48">
              <w:rPr>
                <w:rStyle w:val="StandardBoxmicroRefChar"/>
              </w:rPr>
              <w:t>NS-2-L3</w:t>
            </w:r>
          </w:p>
        </w:tc>
        <w:tc>
          <w:tcPr>
            <w:tcW w:w="850" w:type="dxa"/>
          </w:tcPr>
          <w:p w14:paraId="6F35251F" w14:textId="55AED2D1" w:rsidR="00910E48" w:rsidRPr="004967F7" w:rsidRDefault="00910E48" w:rsidP="00910E48">
            <w:pPr>
              <w:pStyle w:val="StandardBox"/>
            </w:pPr>
            <w:r>
              <w:t>DSS05</w:t>
            </w:r>
            <w:r w:rsidR="005D78AA">
              <w:t>3</w:t>
            </w:r>
          </w:p>
        </w:tc>
        <w:tc>
          <w:tcPr>
            <w:tcW w:w="567" w:type="dxa"/>
          </w:tcPr>
          <w:p w14:paraId="18BE2AC2" w14:textId="3B98BA01" w:rsidR="00910E48" w:rsidRPr="004967F7" w:rsidRDefault="00910E48" w:rsidP="00910E48">
            <w:pPr>
              <w:pStyle w:val="StandardBox"/>
            </w:pPr>
            <w:r>
              <w:t>M</w:t>
            </w:r>
          </w:p>
        </w:tc>
        <w:tc>
          <w:tcPr>
            <w:tcW w:w="4819" w:type="dxa"/>
          </w:tcPr>
          <w:p w14:paraId="527B1AFC" w14:textId="0117BADF" w:rsidR="00910E48" w:rsidRDefault="00910E48" w:rsidP="00910E48">
            <w:pPr>
              <w:pStyle w:val="StandardBox"/>
              <w:rPr>
                <w:b/>
                <w:bCs/>
              </w:rPr>
            </w:pPr>
            <w:commentRangeStart w:id="277"/>
            <w:r w:rsidRPr="004967F7">
              <w:rPr>
                <w:b/>
                <w:bCs/>
              </w:rPr>
              <w:t xml:space="preserve">Produktionsdaten </w:t>
            </w:r>
            <w:commentRangeEnd w:id="277"/>
            <w:r w:rsidR="00BB4634">
              <w:rPr>
                <w:rStyle w:val="CommentReference"/>
              </w:rPr>
              <w:commentReference w:id="277"/>
            </w:r>
            <w:r w:rsidRPr="004967F7">
              <w:rPr>
                <w:b/>
                <w:bCs/>
              </w:rPr>
              <w:t>i</w:t>
            </w:r>
            <w:r>
              <w:rPr>
                <w:b/>
                <w:bCs/>
              </w:rPr>
              <w:t xml:space="preserve">n </w:t>
            </w:r>
            <w:commentRangeStart w:id="278"/>
            <w:commentRangeStart w:id="279"/>
            <w:r>
              <w:rPr>
                <w:b/>
                <w:bCs/>
              </w:rPr>
              <w:t>DEV-Umgebungen</w:t>
            </w:r>
            <w:commentRangeEnd w:id="278"/>
            <w:r w:rsidR="00AD206A">
              <w:rPr>
                <w:rStyle w:val="CommentReference"/>
              </w:rPr>
              <w:commentReference w:id="278"/>
            </w:r>
            <w:commentRangeEnd w:id="279"/>
            <w:r w:rsidR="0044188E">
              <w:rPr>
                <w:rStyle w:val="CommentReference"/>
              </w:rPr>
              <w:commentReference w:id="279"/>
            </w:r>
          </w:p>
          <w:p w14:paraId="57C70C76" w14:textId="6AC7DB0B" w:rsidR="00910E48" w:rsidRPr="004967F7" w:rsidRDefault="00910E48" w:rsidP="00910E48">
            <w:pPr>
              <w:pStyle w:val="StandardBox"/>
            </w:pPr>
            <w:r w:rsidRPr="001E04F4">
              <w:rPr>
                <w:b/>
                <w:bCs/>
              </w:rPr>
              <w:t>HS</w:t>
            </w:r>
            <w:r>
              <w:rPr>
                <w:b/>
                <w:bCs/>
              </w:rPr>
              <w:t>/SHS</w:t>
            </w:r>
            <w:r w:rsidRPr="001E04F4">
              <w:rPr>
                <w:b/>
                <w:bCs/>
              </w:rPr>
              <w:t>:</w:t>
            </w:r>
            <w:r w:rsidRPr="00550691">
              <w:t xml:space="preserve"> </w:t>
            </w:r>
            <w:commentRangeStart w:id="280"/>
            <w:r>
              <w:t xml:space="preserve">Produktive, </w:t>
            </w:r>
            <w:commentRangeEnd w:id="280"/>
            <w:r w:rsidR="00BB4634">
              <w:rPr>
                <w:rStyle w:val="CommentReference"/>
              </w:rPr>
              <w:commentReference w:id="280"/>
            </w:r>
            <w:r>
              <w:t>v</w:t>
            </w:r>
            <w:r w:rsidRPr="00550691">
              <w:t xml:space="preserve">ertrauliche </w:t>
            </w:r>
            <w:r w:rsidR="005D78AA">
              <w:t xml:space="preserve">und </w:t>
            </w:r>
            <w:r>
              <w:t xml:space="preserve">geheime </w:t>
            </w:r>
            <w:r w:rsidRPr="00550691">
              <w:t xml:space="preserve">Geschäfts- und besonders schützenswerte Personendaten dürfen nur in der DEV-Umgebung </w:t>
            </w:r>
            <w:r>
              <w:t xml:space="preserve">verarbeitet oder </w:t>
            </w:r>
            <w:r w:rsidRPr="00550691">
              <w:t xml:space="preserve">gespeichert werden, wenn diese </w:t>
            </w:r>
            <w:r>
              <w:t xml:space="preserve">zuvor </w:t>
            </w:r>
            <w:commentRangeStart w:id="281"/>
            <w:r w:rsidRPr="00550691">
              <w:t>anonymisiert oder angemessen pseudonymisiert wurden</w:t>
            </w:r>
            <w:commentRangeEnd w:id="281"/>
            <w:r w:rsidR="00566DAB">
              <w:rPr>
                <w:rStyle w:val="CommentReference"/>
              </w:rPr>
              <w:commentReference w:id="281"/>
            </w:r>
            <w:r w:rsidRPr="00550691">
              <w:t xml:space="preserve"> (</w:t>
            </w:r>
            <w:r w:rsidR="005D78AA">
              <w:t>Methoden zur Desensibilisierung</w:t>
            </w:r>
            <w:r w:rsidRPr="00550691">
              <w:t>).</w:t>
            </w:r>
          </w:p>
        </w:tc>
        <w:tc>
          <w:tcPr>
            <w:tcW w:w="3118" w:type="dxa"/>
          </w:tcPr>
          <w:p w14:paraId="419423FD" w14:textId="77777777" w:rsidR="00910E48" w:rsidRDefault="00910E48" w:rsidP="00910E48">
            <w:pPr>
              <w:pStyle w:val="StandardBox"/>
              <w:rPr>
                <w:i/>
                <w:iCs/>
              </w:rPr>
            </w:pPr>
            <w:r w:rsidRPr="00550691">
              <w:rPr>
                <w:i/>
                <w:iCs/>
              </w:rPr>
              <w:t>Hinweis:</w:t>
            </w:r>
            <w:r>
              <w:rPr>
                <w:i/>
                <w:iCs/>
              </w:rPr>
              <w:t xml:space="preserve"> Falls Daten anonymisiert oder den Risiken entsprechend pseudonymisiert wurden, </w:t>
            </w:r>
            <w:r w:rsidRPr="00550691">
              <w:rPr>
                <w:i/>
                <w:iCs/>
              </w:rPr>
              <w:t xml:space="preserve">benötigt der </w:t>
            </w:r>
            <w:r>
              <w:rPr>
                <w:i/>
                <w:iCs/>
              </w:rPr>
              <w:t xml:space="preserve">AV </w:t>
            </w:r>
            <w:r w:rsidRPr="00550691">
              <w:rPr>
                <w:i/>
                <w:iCs/>
              </w:rPr>
              <w:t>keine Genehmigung durch den</w:t>
            </w:r>
            <w:r>
              <w:rPr>
                <w:i/>
                <w:iCs/>
              </w:rPr>
              <w:t xml:space="preserve"> </w:t>
            </w:r>
            <w:r w:rsidRPr="00550691">
              <w:rPr>
                <w:i/>
                <w:iCs/>
              </w:rPr>
              <w:t>Dateneigner.</w:t>
            </w:r>
          </w:p>
          <w:p w14:paraId="0A35FFAF" w14:textId="46887DAF" w:rsidR="003509E8" w:rsidRPr="001D2C10" w:rsidRDefault="003509E8" w:rsidP="00910E48">
            <w:pPr>
              <w:pStyle w:val="StandardBox"/>
              <w:rPr>
                <w:i/>
                <w:iCs/>
              </w:rPr>
            </w:pPr>
            <w:r>
              <w:rPr>
                <w:i/>
                <w:iCs/>
              </w:rPr>
              <w:t xml:space="preserve">Hinweis: </w:t>
            </w:r>
            <w:r w:rsidRPr="00A8710D">
              <w:rPr>
                <w:i/>
                <w:iCs/>
              </w:rPr>
              <w:t xml:space="preserve">Standardisierte </w:t>
            </w:r>
            <w:r>
              <w:rPr>
                <w:i/>
                <w:iCs/>
              </w:rPr>
              <w:t>Desensibilisierung</w:t>
            </w:r>
            <w:r w:rsidRPr="00A8710D">
              <w:rPr>
                <w:i/>
                <w:iCs/>
              </w:rPr>
              <w:t>smethoden sind in «Guideline zur Datenminimierung</w:t>
            </w:r>
            <w:r>
              <w:rPr>
                <w:i/>
                <w:iCs/>
              </w:rPr>
              <w:t xml:space="preserve"> und -desensibilisierung</w:t>
            </w:r>
            <w:r w:rsidRPr="00A8710D">
              <w:rPr>
                <w:i/>
                <w:iCs/>
              </w:rPr>
              <w:t>» bereitzustellen.</w:t>
            </w:r>
          </w:p>
        </w:tc>
      </w:tr>
    </w:tbl>
    <w:p w14:paraId="6BE67D1F" w14:textId="77777777" w:rsidR="000D243C" w:rsidRPr="004967F7" w:rsidRDefault="000D243C" w:rsidP="000D243C">
      <w:pPr>
        <w:pStyle w:val="Heading3"/>
        <w:tabs>
          <w:tab w:val="num" w:pos="1134"/>
        </w:tabs>
      </w:pPr>
      <w:bookmarkStart w:id="282" w:name="_Toc211667093"/>
      <w:commentRangeStart w:id="283"/>
      <w:commentRangeStart w:id="284"/>
      <w:r w:rsidRPr="004967F7">
        <w:t xml:space="preserve">Data Loss </w:t>
      </w:r>
      <w:proofErr w:type="spellStart"/>
      <w:r w:rsidRPr="004967F7">
        <w:t>Prevention</w:t>
      </w:r>
      <w:commentRangeEnd w:id="283"/>
      <w:proofErr w:type="spellEnd"/>
      <w:r w:rsidR="001C283E">
        <w:rPr>
          <w:rStyle w:val="CommentReference"/>
          <w:rFonts w:ascii="Times New Roman" w:eastAsiaTheme="minorHAnsi" w:hAnsi="Times New Roman" w:cstheme="minorBidi"/>
          <w:b w:val="0"/>
          <w:bCs w:val="0"/>
        </w:rPr>
        <w:commentReference w:id="283"/>
      </w:r>
      <w:commentRangeEnd w:id="284"/>
      <w:r w:rsidR="007745A7">
        <w:rPr>
          <w:rStyle w:val="CommentReference"/>
          <w:rFonts w:ascii="Times New Roman" w:eastAsiaTheme="minorHAnsi" w:hAnsi="Times New Roman" w:cstheme="minorBidi"/>
          <w:b w:val="0"/>
          <w:bCs w:val="0"/>
        </w:rPr>
        <w:commentReference w:id="284"/>
      </w:r>
      <w:bookmarkEnd w:id="282"/>
    </w:p>
    <w:tbl>
      <w:tblPr>
        <w:tblStyle w:val="TableGrid"/>
        <w:tblW w:w="10204" w:type="dxa"/>
        <w:tblCellMar>
          <w:left w:w="28" w:type="dxa"/>
          <w:right w:w="28" w:type="dxa"/>
        </w:tblCellMar>
        <w:tblLook w:val="04A0" w:firstRow="1" w:lastRow="0" w:firstColumn="1" w:lastColumn="0" w:noHBand="0" w:noVBand="1"/>
      </w:tblPr>
      <w:tblGrid>
        <w:gridCol w:w="823"/>
        <w:gridCol w:w="1315"/>
        <w:gridCol w:w="540"/>
        <w:gridCol w:w="4554"/>
        <w:gridCol w:w="2972"/>
      </w:tblGrid>
      <w:tr w:rsidR="000D243C" w:rsidRPr="004967F7" w14:paraId="0D6BD1B0" w14:textId="77777777" w:rsidTr="004A3529">
        <w:trPr>
          <w:cantSplit/>
          <w:tblHeader/>
        </w:trPr>
        <w:tc>
          <w:tcPr>
            <w:tcW w:w="850" w:type="dxa"/>
            <w:shd w:val="clear" w:color="auto" w:fill="E5E5E5" w:themeFill="text1" w:themeFillTint="1A"/>
          </w:tcPr>
          <w:p w14:paraId="045B0673" w14:textId="77777777" w:rsidR="000D243C" w:rsidRPr="004967F7" w:rsidRDefault="000D243C" w:rsidP="004A3529">
            <w:pPr>
              <w:pStyle w:val="StandardBoxfett"/>
            </w:pPr>
            <w:r w:rsidRPr="004967F7">
              <w:t>AN_ID</w:t>
            </w:r>
          </w:p>
        </w:tc>
        <w:tc>
          <w:tcPr>
            <w:tcW w:w="850" w:type="dxa"/>
            <w:shd w:val="clear" w:color="auto" w:fill="E5E5E5" w:themeFill="text1" w:themeFillTint="1A"/>
          </w:tcPr>
          <w:p w14:paraId="33132ABE" w14:textId="77777777" w:rsidR="000D243C" w:rsidRPr="004967F7" w:rsidRDefault="000D243C" w:rsidP="004A3529">
            <w:pPr>
              <w:pStyle w:val="StandardBoxfett"/>
            </w:pPr>
            <w:r w:rsidRPr="004967F7">
              <w:t>AV_ID</w:t>
            </w:r>
          </w:p>
        </w:tc>
        <w:tc>
          <w:tcPr>
            <w:tcW w:w="567" w:type="dxa"/>
            <w:shd w:val="clear" w:color="auto" w:fill="E5E5E5" w:themeFill="text1" w:themeFillTint="1A"/>
          </w:tcPr>
          <w:p w14:paraId="015B8103" w14:textId="77777777" w:rsidR="000D243C" w:rsidRPr="004967F7" w:rsidRDefault="000D243C" w:rsidP="004A3529">
            <w:pPr>
              <w:pStyle w:val="StandardBoxfett"/>
            </w:pPr>
            <w:r w:rsidRPr="004967F7">
              <w:t>Art</w:t>
            </w:r>
          </w:p>
        </w:tc>
        <w:tc>
          <w:tcPr>
            <w:tcW w:w="4819" w:type="dxa"/>
            <w:shd w:val="clear" w:color="auto" w:fill="E5E5E5" w:themeFill="text1" w:themeFillTint="1A"/>
          </w:tcPr>
          <w:p w14:paraId="2E70F63B" w14:textId="77777777" w:rsidR="000D243C" w:rsidRPr="004967F7" w:rsidRDefault="000D243C" w:rsidP="004A3529">
            <w:pPr>
              <w:pStyle w:val="StandardBoxfett"/>
            </w:pPr>
            <w:r w:rsidRPr="004967F7">
              <w:t>Vorgabe</w:t>
            </w:r>
          </w:p>
        </w:tc>
        <w:tc>
          <w:tcPr>
            <w:tcW w:w="3118" w:type="dxa"/>
            <w:shd w:val="clear" w:color="auto" w:fill="E5E5E5" w:themeFill="text1" w:themeFillTint="1A"/>
          </w:tcPr>
          <w:p w14:paraId="3EA2FA5F" w14:textId="77777777" w:rsidR="000D243C" w:rsidRPr="004967F7" w:rsidRDefault="000D243C" w:rsidP="004A3529">
            <w:pPr>
              <w:pStyle w:val="StandardBoxfett"/>
            </w:pPr>
            <w:r w:rsidRPr="004967F7">
              <w:t>Bemerkung / Beispiele</w:t>
            </w:r>
          </w:p>
        </w:tc>
      </w:tr>
      <w:tr w:rsidR="00910E48" w:rsidRPr="004967F7" w14:paraId="4E89B221" w14:textId="77777777" w:rsidTr="005D78AA">
        <w:trPr>
          <w:cantSplit/>
        </w:trPr>
        <w:tc>
          <w:tcPr>
            <w:tcW w:w="850" w:type="dxa"/>
          </w:tcPr>
          <w:p w14:paraId="58A2BF70" w14:textId="77777777" w:rsidR="00910E48" w:rsidRDefault="00910E48" w:rsidP="00910E48">
            <w:pPr>
              <w:pStyle w:val="StandardBox"/>
            </w:pPr>
            <w:hyperlink r:id="rId34" w:history="1">
              <w:r w:rsidRPr="00353D40">
                <w:rPr>
                  <w:rStyle w:val="Hyperlink"/>
                </w:rPr>
                <w:t>ITSA-56</w:t>
              </w:r>
            </w:hyperlink>
          </w:p>
          <w:p w14:paraId="7C580D86" w14:textId="5D609EF5" w:rsidR="00910E48" w:rsidRPr="004967F7" w:rsidRDefault="00910E48" w:rsidP="00910E48">
            <w:pPr>
              <w:pStyle w:val="StandardBox"/>
            </w:pPr>
            <w:r w:rsidRPr="00910E48">
              <w:rPr>
                <w:rStyle w:val="StandardBoxmicroRefChar"/>
              </w:rPr>
              <w:t>BS-9-L2</w:t>
            </w:r>
          </w:p>
        </w:tc>
        <w:tc>
          <w:tcPr>
            <w:tcW w:w="850" w:type="dxa"/>
          </w:tcPr>
          <w:p w14:paraId="590BBD8C" w14:textId="243994FF" w:rsidR="00910E48" w:rsidRPr="004967F7" w:rsidRDefault="00910E48" w:rsidP="00910E48">
            <w:pPr>
              <w:pStyle w:val="StandardBox"/>
            </w:pPr>
            <w:commentRangeStart w:id="285"/>
            <w:r>
              <w:t>DSS060</w:t>
            </w:r>
            <w:commentRangeEnd w:id="285"/>
            <w:r w:rsidR="0044188E">
              <w:rPr>
                <w:rStyle w:val="CommentReference"/>
              </w:rPr>
              <w:commentReference w:id="285"/>
            </w:r>
          </w:p>
        </w:tc>
        <w:tc>
          <w:tcPr>
            <w:tcW w:w="567" w:type="dxa"/>
          </w:tcPr>
          <w:p w14:paraId="3273850B" w14:textId="77777777" w:rsidR="00910E48" w:rsidRPr="004967F7" w:rsidRDefault="00910E48" w:rsidP="00910E48">
            <w:pPr>
              <w:pStyle w:val="StandardBox"/>
            </w:pPr>
          </w:p>
        </w:tc>
        <w:tc>
          <w:tcPr>
            <w:tcW w:w="4819" w:type="dxa"/>
          </w:tcPr>
          <w:p w14:paraId="7A0765D2" w14:textId="77777777" w:rsidR="00910E48" w:rsidRPr="004967F7" w:rsidRDefault="00910E48" w:rsidP="005D78AA">
            <w:pPr>
              <w:pStyle w:val="StandardBox"/>
              <w:rPr>
                <w:b/>
                <w:bCs/>
              </w:rPr>
            </w:pPr>
            <w:commentRangeStart w:id="286"/>
            <w:commentRangeStart w:id="287"/>
            <w:commentRangeStart w:id="288"/>
            <w:r w:rsidRPr="004967F7">
              <w:rPr>
                <w:b/>
                <w:bCs/>
              </w:rPr>
              <w:t>Net</w:t>
            </w:r>
            <w:r>
              <w:rPr>
                <w:b/>
                <w:bCs/>
              </w:rPr>
              <w:t xml:space="preserve">zwerk </w:t>
            </w:r>
            <w:commentRangeEnd w:id="286"/>
            <w:r>
              <w:rPr>
                <w:rStyle w:val="CommentReference"/>
              </w:rPr>
              <w:commentReference w:id="286"/>
            </w:r>
            <w:commentRangeEnd w:id="287"/>
            <w:r w:rsidR="003343DF">
              <w:rPr>
                <w:rStyle w:val="CommentReference"/>
              </w:rPr>
              <w:commentReference w:id="287"/>
            </w:r>
            <w:r w:rsidRPr="004967F7">
              <w:rPr>
                <w:b/>
                <w:bCs/>
              </w:rPr>
              <w:t>DLP</w:t>
            </w:r>
          </w:p>
          <w:p w14:paraId="08DA2BD1" w14:textId="77777777" w:rsidR="00910E48" w:rsidRDefault="00910E48" w:rsidP="005D78AA">
            <w:pPr>
              <w:pStyle w:val="StandardBox"/>
            </w:pPr>
            <w:r w:rsidRPr="00E80D80">
              <w:rPr>
                <w:b/>
                <w:bCs/>
              </w:rPr>
              <w:t>GS:</w:t>
            </w:r>
            <w:r>
              <w:t xml:space="preserve"> </w:t>
            </w:r>
            <w:commentRangeStart w:id="289"/>
            <w:r>
              <w:t>D</w:t>
            </w:r>
            <w:r w:rsidRPr="004967F7">
              <w:t xml:space="preserve">er Abfluss von Daten </w:t>
            </w:r>
            <w:r>
              <w:t xml:space="preserve">muss </w:t>
            </w:r>
            <w:r w:rsidRPr="004967F7">
              <w:t xml:space="preserve">pauschal für </w:t>
            </w:r>
            <w:proofErr w:type="spellStart"/>
            <w:r w:rsidRPr="004967F7">
              <w:t>Payloads</w:t>
            </w:r>
            <w:proofErr w:type="spellEnd"/>
            <w:r w:rsidRPr="004967F7">
              <w:t xml:space="preserve"> grösser als vordefinierte Menge </w:t>
            </w:r>
            <w:r>
              <w:t xml:space="preserve">an </w:t>
            </w:r>
            <w:proofErr w:type="spellStart"/>
            <w:r>
              <w:t>Kb</w:t>
            </w:r>
            <w:proofErr w:type="spellEnd"/>
            <w:r>
              <w:t xml:space="preserve"> </w:t>
            </w:r>
            <w:r w:rsidRPr="004967F7">
              <w:t>verhindert</w:t>
            </w:r>
            <w:r>
              <w:t xml:space="preserve"> werden.</w:t>
            </w:r>
            <w:commentRangeEnd w:id="289"/>
            <w:r w:rsidR="00D92F70">
              <w:rPr>
                <w:rStyle w:val="CommentReference"/>
              </w:rPr>
              <w:commentReference w:id="289"/>
            </w:r>
          </w:p>
          <w:p w14:paraId="4E623BF7" w14:textId="34CFB496" w:rsidR="00910E48" w:rsidRPr="004967F7" w:rsidRDefault="00910E48" w:rsidP="005D78AA">
            <w:pPr>
              <w:pStyle w:val="StandardBox"/>
              <w:rPr>
                <w:b/>
                <w:bCs/>
              </w:rPr>
            </w:pPr>
            <w:commentRangeStart w:id="290"/>
            <w:commentRangeStart w:id="291"/>
            <w:r>
              <w:t>A</w:t>
            </w:r>
            <w:r w:rsidRPr="004967F7">
              <w:t xml:space="preserve">nomalien </w:t>
            </w:r>
            <w:commentRangeEnd w:id="290"/>
            <w:r w:rsidR="0058170D">
              <w:rPr>
                <w:rStyle w:val="CommentReference"/>
              </w:rPr>
              <w:commentReference w:id="290"/>
            </w:r>
            <w:r w:rsidRPr="004967F7">
              <w:t xml:space="preserve">im Data Transfer </w:t>
            </w:r>
            <w:r>
              <w:t xml:space="preserve">müssen </w:t>
            </w:r>
            <w:r w:rsidRPr="004967F7">
              <w:t>erkannt, rapportiert und adressiert werden.</w:t>
            </w:r>
            <w:commentRangeEnd w:id="291"/>
            <w:r w:rsidR="0058170D">
              <w:rPr>
                <w:rStyle w:val="CommentReference"/>
              </w:rPr>
              <w:commentReference w:id="291"/>
            </w:r>
            <w:commentRangeEnd w:id="288"/>
            <w:r w:rsidR="00DC2808">
              <w:rPr>
                <w:rStyle w:val="CommentReference"/>
              </w:rPr>
              <w:commentReference w:id="288"/>
            </w:r>
          </w:p>
        </w:tc>
        <w:tc>
          <w:tcPr>
            <w:tcW w:w="3118" w:type="dxa"/>
          </w:tcPr>
          <w:p w14:paraId="29A364FF" w14:textId="77777777" w:rsidR="00910E48" w:rsidRPr="004967F7" w:rsidRDefault="00910E48" w:rsidP="00910E48">
            <w:pPr>
              <w:pStyle w:val="StandardBox"/>
            </w:pPr>
            <w:r w:rsidRPr="004967F7">
              <w:t>Als Anomalie im Data Transfer gilt z.B. das Hochladen von übermässig vielen kleinen Paketen.</w:t>
            </w:r>
          </w:p>
          <w:p w14:paraId="7C66648C" w14:textId="77777777" w:rsidR="00910E48" w:rsidRPr="004967F7" w:rsidRDefault="00910E48" w:rsidP="00910E48">
            <w:pPr>
              <w:pStyle w:val="StandardBox"/>
              <w:rPr>
                <w:i/>
                <w:iCs/>
              </w:rPr>
            </w:pPr>
            <w:r w:rsidRPr="004967F7">
              <w:rPr>
                <w:i/>
                <w:iCs/>
              </w:rPr>
              <w:t xml:space="preserve">Hinweis: Referenz aus dem "IT-Security Regelwerk": </w:t>
            </w:r>
          </w:p>
          <w:p w14:paraId="7F2C4DDC" w14:textId="77777777" w:rsidR="00910E48" w:rsidRPr="004967F7" w:rsidRDefault="00910E48" w:rsidP="00910E48">
            <w:pPr>
              <w:pStyle w:val="StandardBox"/>
              <w:rPr>
                <w:i/>
                <w:iCs/>
              </w:rPr>
            </w:pPr>
            <w:r w:rsidRPr="004967F7">
              <w:rPr>
                <w:i/>
                <w:iCs/>
              </w:rPr>
              <w:t xml:space="preserve">(i) TA 5-5 Internet-Sicherheitsgateway </w:t>
            </w:r>
          </w:p>
          <w:p w14:paraId="61B3ECA0" w14:textId="77777777" w:rsidR="00910E48" w:rsidRPr="004967F7" w:rsidRDefault="00910E48" w:rsidP="00910E48">
            <w:pPr>
              <w:pStyle w:val="StandardBox"/>
              <w:rPr>
                <w:i/>
                <w:iCs/>
                <w:highlight w:val="yellow"/>
              </w:rPr>
            </w:pPr>
            <w:r w:rsidRPr="004967F7">
              <w:rPr>
                <w:i/>
                <w:iCs/>
              </w:rPr>
              <w:t>(ii) BA 1-5 Schutz von Daten (Abschnitt "Datenspeicherung ausserhalb der Unternehmens Domäne")</w:t>
            </w:r>
          </w:p>
        </w:tc>
      </w:tr>
      <w:tr w:rsidR="00910E48" w:rsidRPr="00355B11" w14:paraId="6B58A47E" w14:textId="77777777" w:rsidTr="004A3529">
        <w:trPr>
          <w:cantSplit/>
        </w:trPr>
        <w:tc>
          <w:tcPr>
            <w:tcW w:w="850" w:type="dxa"/>
          </w:tcPr>
          <w:p w14:paraId="5727BBC9" w14:textId="77777777" w:rsidR="00910E48" w:rsidRDefault="00910E48" w:rsidP="00910E48">
            <w:pPr>
              <w:pStyle w:val="StandardBox"/>
            </w:pPr>
            <w:hyperlink r:id="rId35" w:history="1">
              <w:r w:rsidRPr="00353D40">
                <w:rPr>
                  <w:rStyle w:val="Hyperlink"/>
                </w:rPr>
                <w:t>ITSA-56</w:t>
              </w:r>
            </w:hyperlink>
          </w:p>
          <w:p w14:paraId="13838D6F" w14:textId="2EE97D85" w:rsidR="00910E48" w:rsidRPr="004967F7" w:rsidRDefault="00910E48" w:rsidP="00910E48">
            <w:pPr>
              <w:pStyle w:val="StandardBox"/>
            </w:pPr>
            <w:r w:rsidRPr="00910E48">
              <w:rPr>
                <w:rStyle w:val="StandardBoxmicroRefChar"/>
              </w:rPr>
              <w:t>BS-6-L3</w:t>
            </w:r>
          </w:p>
        </w:tc>
        <w:tc>
          <w:tcPr>
            <w:tcW w:w="850" w:type="dxa"/>
          </w:tcPr>
          <w:p w14:paraId="38D58EF3" w14:textId="624887BC" w:rsidR="00910E48" w:rsidRPr="004967F7" w:rsidRDefault="00910E48" w:rsidP="00910E48">
            <w:pPr>
              <w:pStyle w:val="StandardBox"/>
            </w:pPr>
            <w:r>
              <w:t>DSS061</w:t>
            </w:r>
          </w:p>
        </w:tc>
        <w:tc>
          <w:tcPr>
            <w:tcW w:w="567" w:type="dxa"/>
          </w:tcPr>
          <w:p w14:paraId="73D9DFE2" w14:textId="34E8ED21" w:rsidR="00910E48" w:rsidRPr="004967F7" w:rsidRDefault="00910E48" w:rsidP="00910E48">
            <w:pPr>
              <w:pStyle w:val="StandardBox"/>
            </w:pPr>
            <w:r>
              <w:t>M</w:t>
            </w:r>
          </w:p>
        </w:tc>
        <w:tc>
          <w:tcPr>
            <w:tcW w:w="4819" w:type="dxa"/>
          </w:tcPr>
          <w:p w14:paraId="507F0521" w14:textId="36CC0E7E" w:rsidR="00910E48" w:rsidRPr="004967F7" w:rsidRDefault="00910E48" w:rsidP="00910E48">
            <w:pPr>
              <w:pStyle w:val="StandardBox"/>
              <w:rPr>
                <w:b/>
                <w:bCs/>
              </w:rPr>
            </w:pPr>
            <w:commentRangeStart w:id="292"/>
            <w:commentRangeStart w:id="293"/>
            <w:r w:rsidRPr="004967F7">
              <w:rPr>
                <w:b/>
                <w:bCs/>
              </w:rPr>
              <w:t>Cloud</w:t>
            </w:r>
            <w:r>
              <w:rPr>
                <w:b/>
                <w:bCs/>
              </w:rPr>
              <w:t xml:space="preserve"> </w:t>
            </w:r>
            <w:r w:rsidRPr="004967F7">
              <w:rPr>
                <w:b/>
                <w:bCs/>
              </w:rPr>
              <w:t>DLP</w:t>
            </w:r>
            <w:commentRangeEnd w:id="292"/>
            <w:r w:rsidR="00D92F70">
              <w:rPr>
                <w:rStyle w:val="CommentReference"/>
              </w:rPr>
              <w:commentReference w:id="292"/>
            </w:r>
            <w:commentRangeEnd w:id="293"/>
            <w:r w:rsidR="00724E5D">
              <w:rPr>
                <w:rStyle w:val="CommentReference"/>
              </w:rPr>
              <w:commentReference w:id="293"/>
            </w:r>
          </w:p>
          <w:p w14:paraId="1F78CE16" w14:textId="527FFA39" w:rsidR="00910E48" w:rsidRPr="004967F7" w:rsidRDefault="00910E48" w:rsidP="00910E48">
            <w:pPr>
              <w:pStyle w:val="StandardBox"/>
              <w:rPr>
                <w:b/>
                <w:bCs/>
              </w:rPr>
            </w:pPr>
            <w:commentRangeStart w:id="294"/>
            <w:commentRangeStart w:id="295"/>
            <w:r w:rsidRPr="004967F7">
              <w:t xml:space="preserve">Cloud-Services müssen anhand von </w:t>
            </w:r>
            <w:proofErr w:type="spellStart"/>
            <w:r w:rsidRPr="004967F7">
              <w:t>Blacklists</w:t>
            </w:r>
            <w:proofErr w:type="spellEnd"/>
            <w:r w:rsidRPr="004967F7">
              <w:t xml:space="preserve"> auf der Proxy-Ebene blockiert werden. </w:t>
            </w:r>
            <w:commentRangeEnd w:id="294"/>
            <w:r w:rsidR="0011179F">
              <w:rPr>
                <w:rStyle w:val="CommentReference"/>
              </w:rPr>
              <w:commentReference w:id="294"/>
            </w:r>
            <w:commentRangeEnd w:id="295"/>
            <w:r w:rsidR="00EB6A6E">
              <w:rPr>
                <w:rStyle w:val="CommentReference"/>
              </w:rPr>
              <w:commentReference w:id="295"/>
            </w:r>
            <w:r w:rsidRPr="004967F7">
              <w:t xml:space="preserve">Bei ausgewählten zugelassenen Cloud-Services, insbesondere bei den KI-Tools, muss eine Meldung an den Endnutzer mit Sicherheitsvorgaben erfolgen, </w:t>
            </w:r>
            <w:r>
              <w:t>welche</w:t>
            </w:r>
            <w:r w:rsidRPr="004967F7">
              <w:t xml:space="preserve"> akzeptiert </w:t>
            </w:r>
            <w:proofErr w:type="gramStart"/>
            <w:r w:rsidRPr="004967F7">
              <w:t>werden</w:t>
            </w:r>
            <w:proofErr w:type="gramEnd"/>
            <w:r w:rsidRPr="004967F7">
              <w:t xml:space="preserve"> muss, bevor der Endnutzer das Tool </w:t>
            </w:r>
            <w:r>
              <w:t>einsetzen</w:t>
            </w:r>
            <w:r w:rsidRPr="004967F7">
              <w:t xml:space="preserve"> kann.</w:t>
            </w:r>
          </w:p>
        </w:tc>
        <w:tc>
          <w:tcPr>
            <w:tcW w:w="3118" w:type="dxa"/>
          </w:tcPr>
          <w:p w14:paraId="7886EDAB" w14:textId="01C56D77" w:rsidR="00910E48" w:rsidRPr="00355B11" w:rsidRDefault="00355B11" w:rsidP="00910E48">
            <w:pPr>
              <w:pStyle w:val="StandardBox"/>
            </w:pPr>
            <w:ins w:id="296" w:author="Vasilenko Ilya" w:date="2025-10-30T11:14:00Z" w16du:dateUtc="2025-10-30T10:14:00Z">
              <w:r w:rsidRPr="00355B11">
                <w:t xml:space="preserve">Z.B. </w:t>
              </w:r>
            </w:ins>
            <w:ins w:id="297" w:author="Vasilenko Ilya" w:date="2025-10-30T11:15:00Z" w16du:dateUtc="2025-10-30T10:15:00Z">
              <w:r w:rsidRPr="00355B11">
                <w:rPr>
                  <w:rPrChange w:id="298" w:author="Vasilenko Ilya" w:date="2025-10-30T11:15:00Z" w16du:dateUtc="2025-10-30T10:15:00Z">
                    <w:rPr>
                      <w:lang w:val="fr-CH"/>
                    </w:rPr>
                  </w:rPrChange>
                </w:rPr>
                <w:t xml:space="preserve">könnten </w:t>
              </w:r>
            </w:ins>
            <w:ins w:id="299" w:author="Vasilenko Ilya" w:date="2025-10-30T11:14:00Z" w16du:dateUtc="2025-10-30T10:14:00Z">
              <w:r w:rsidRPr="00355B11">
                <w:t>private E-M</w:t>
              </w:r>
              <w:r w:rsidRPr="00355B11">
                <w:rPr>
                  <w:rPrChange w:id="300" w:author="Vasilenko Ilya" w:date="2025-10-30T11:15:00Z" w16du:dateUtc="2025-10-30T10:15:00Z">
                    <w:rPr>
                      <w:lang w:val="it-IT"/>
                    </w:rPr>
                  </w:rPrChange>
                </w:rPr>
                <w:t>ail Services un</w:t>
              </w:r>
              <w:r w:rsidRPr="00355B11">
                <w:rPr>
                  <w:rPrChange w:id="301" w:author="Vasilenko Ilya" w:date="2025-10-30T11:15:00Z" w16du:dateUtc="2025-10-30T10:15:00Z">
                    <w:rPr>
                      <w:lang w:val="fr-CH"/>
                    </w:rPr>
                  </w:rPrChange>
                </w:rPr>
                <w:t xml:space="preserve">d Cloud Storages (Dropbox, </w:t>
              </w:r>
            </w:ins>
            <w:ins w:id="302" w:author="Vasilenko Ilya" w:date="2025-10-30T11:15:00Z" w16du:dateUtc="2025-10-30T10:15:00Z">
              <w:r w:rsidRPr="00355B11">
                <w:rPr>
                  <w:rPrChange w:id="303" w:author="Vasilenko Ilya" w:date="2025-10-30T11:15:00Z" w16du:dateUtc="2025-10-30T10:15:00Z">
                    <w:rPr>
                      <w:lang w:val="fr-CH"/>
                    </w:rPr>
                  </w:rPrChange>
                </w:rPr>
                <w:t>WeTransfer) defaultmässig</w:t>
              </w:r>
              <w:r>
                <w:t xml:space="preserve"> gesperrt werden.</w:t>
              </w:r>
            </w:ins>
          </w:p>
        </w:tc>
      </w:tr>
      <w:tr w:rsidR="00910E48" w:rsidRPr="004967F7" w14:paraId="3E5D38A7" w14:textId="77777777" w:rsidTr="004A3529">
        <w:trPr>
          <w:cantSplit/>
        </w:trPr>
        <w:tc>
          <w:tcPr>
            <w:tcW w:w="850" w:type="dxa"/>
          </w:tcPr>
          <w:p w14:paraId="1D71677A" w14:textId="77777777" w:rsidR="00910E48" w:rsidRDefault="00910E48" w:rsidP="00910E48">
            <w:pPr>
              <w:pStyle w:val="StandardBox"/>
            </w:pPr>
            <w:hyperlink r:id="rId36" w:history="1">
              <w:r w:rsidRPr="00353D40">
                <w:rPr>
                  <w:rStyle w:val="Hyperlink"/>
                </w:rPr>
                <w:t>ITSA-56</w:t>
              </w:r>
            </w:hyperlink>
          </w:p>
          <w:p w14:paraId="42AB5ADA" w14:textId="229B7662" w:rsidR="00910E48" w:rsidRPr="004967F7" w:rsidRDefault="00910E48" w:rsidP="00910E48">
            <w:pPr>
              <w:pStyle w:val="StandardBox"/>
            </w:pPr>
            <w:r w:rsidRPr="00910E48">
              <w:rPr>
                <w:rStyle w:val="StandardBoxmicroRefChar"/>
              </w:rPr>
              <w:t>BS-9-L2</w:t>
            </w:r>
          </w:p>
        </w:tc>
        <w:tc>
          <w:tcPr>
            <w:tcW w:w="850" w:type="dxa"/>
          </w:tcPr>
          <w:p w14:paraId="42C93862" w14:textId="4E02D4CA" w:rsidR="00910E48" w:rsidRPr="004967F7" w:rsidRDefault="00910E48" w:rsidP="00910E48">
            <w:pPr>
              <w:pStyle w:val="StandardBox"/>
            </w:pPr>
            <w:r>
              <w:t>DSS062</w:t>
            </w:r>
          </w:p>
        </w:tc>
        <w:tc>
          <w:tcPr>
            <w:tcW w:w="567" w:type="dxa"/>
          </w:tcPr>
          <w:p w14:paraId="3C84E39D" w14:textId="0499E0A2" w:rsidR="00910E48" w:rsidRPr="004967F7" w:rsidRDefault="00910E48" w:rsidP="00910E48">
            <w:pPr>
              <w:pStyle w:val="StandardBox"/>
            </w:pPr>
            <w:r>
              <w:t>M</w:t>
            </w:r>
          </w:p>
        </w:tc>
        <w:tc>
          <w:tcPr>
            <w:tcW w:w="4819" w:type="dxa"/>
          </w:tcPr>
          <w:p w14:paraId="399D4027" w14:textId="77777777" w:rsidR="00910E48" w:rsidRPr="004967F7" w:rsidRDefault="00910E48" w:rsidP="00910E48">
            <w:pPr>
              <w:pStyle w:val="StandardBox"/>
              <w:rPr>
                <w:b/>
                <w:bCs/>
              </w:rPr>
            </w:pPr>
            <w:commentRangeStart w:id="304"/>
            <w:commentRangeStart w:id="305"/>
            <w:commentRangeStart w:id="306"/>
            <w:r w:rsidRPr="004967F7">
              <w:rPr>
                <w:b/>
                <w:bCs/>
              </w:rPr>
              <w:t>DLP beim Mail-Versand</w:t>
            </w:r>
          </w:p>
          <w:p w14:paraId="5AE2FA6D" w14:textId="12AF41DD" w:rsidR="00910E48" w:rsidRPr="004967F7" w:rsidRDefault="00910E48" w:rsidP="00910E48">
            <w:pPr>
              <w:pStyle w:val="StandardBox"/>
              <w:rPr>
                <w:b/>
                <w:bCs/>
              </w:rPr>
            </w:pPr>
            <w:r w:rsidRPr="004967F7">
              <w:t>Es müssen unübliche Kommunikationsmuster erkannt und adressiert werden.</w:t>
            </w:r>
            <w:r>
              <w:t xml:space="preserve"> Das Verfahren muss in einem </w:t>
            </w:r>
            <w:commentRangeStart w:id="307"/>
            <w:r>
              <w:t xml:space="preserve">Lösungskonzept </w:t>
            </w:r>
            <w:commentRangeEnd w:id="307"/>
            <w:r w:rsidR="003D732B">
              <w:rPr>
                <w:rStyle w:val="CommentReference"/>
              </w:rPr>
              <w:commentReference w:id="307"/>
            </w:r>
            <w:r>
              <w:t>dokumentiert werden.</w:t>
            </w:r>
            <w:commentRangeEnd w:id="304"/>
            <w:r w:rsidR="00D92F70">
              <w:rPr>
                <w:rStyle w:val="CommentReference"/>
              </w:rPr>
              <w:commentReference w:id="304"/>
            </w:r>
            <w:commentRangeEnd w:id="305"/>
            <w:r w:rsidR="00724E5D">
              <w:rPr>
                <w:rStyle w:val="CommentReference"/>
              </w:rPr>
              <w:commentReference w:id="305"/>
            </w:r>
            <w:commentRangeEnd w:id="306"/>
            <w:r w:rsidR="00532234">
              <w:rPr>
                <w:rStyle w:val="CommentReference"/>
              </w:rPr>
              <w:commentReference w:id="306"/>
            </w:r>
          </w:p>
        </w:tc>
        <w:tc>
          <w:tcPr>
            <w:tcW w:w="3118" w:type="dxa"/>
          </w:tcPr>
          <w:p w14:paraId="50AE00B0" w14:textId="1EBB6880" w:rsidR="00910E48" w:rsidRPr="004967F7" w:rsidRDefault="00910E48" w:rsidP="00910E48">
            <w:pPr>
              <w:pStyle w:val="StandardBox"/>
            </w:pPr>
            <w:r w:rsidRPr="004967F7">
              <w:t>Unüblich Kommunikationsmuster sind z.B. zu viele Attachments, zu grosse Attachments, unüblich viele Emails an</w:t>
            </w:r>
            <w:r>
              <w:t xml:space="preserve"> gleiche externe</w:t>
            </w:r>
            <w:r w:rsidRPr="004967F7">
              <w:t xml:space="preserve"> E-Mail-Adressen.</w:t>
            </w:r>
          </w:p>
        </w:tc>
      </w:tr>
    </w:tbl>
    <w:p w14:paraId="012753A5" w14:textId="703729E0" w:rsidR="0042565E" w:rsidRPr="00C5124D" w:rsidRDefault="0042565E" w:rsidP="00837785">
      <w:bookmarkStart w:id="308" w:name="_Toc143764065"/>
      <w:bookmarkStart w:id="309" w:name="_Toc143788997"/>
      <w:bookmarkStart w:id="310" w:name="_Ref143869517"/>
      <w:bookmarkStart w:id="311" w:name="_Toc148950501"/>
      <w:bookmarkStart w:id="312" w:name="_Ref151043955"/>
    </w:p>
    <w:p w14:paraId="3A4F299F" w14:textId="3AE86995" w:rsidR="00ED60D0" w:rsidRPr="004967F7" w:rsidRDefault="00E60C7C" w:rsidP="000364B5">
      <w:pPr>
        <w:pStyle w:val="Anhang"/>
        <w:pageBreakBefore/>
      </w:pPr>
      <w:bookmarkStart w:id="313" w:name="_Ref203395643"/>
      <w:bookmarkStart w:id="314" w:name="_Toc211667094"/>
      <w:r w:rsidRPr="004967F7">
        <w:lastRenderedPageBreak/>
        <w:t xml:space="preserve">Kontextspezifische </w:t>
      </w:r>
      <w:r w:rsidR="00ED60D0" w:rsidRPr="004967F7">
        <w:t>Verantwortlichkeiten</w:t>
      </w:r>
      <w:bookmarkEnd w:id="308"/>
      <w:bookmarkEnd w:id="309"/>
      <w:bookmarkEnd w:id="310"/>
      <w:bookmarkEnd w:id="311"/>
      <w:bookmarkEnd w:id="312"/>
      <w:bookmarkEnd w:id="313"/>
      <w:bookmarkEnd w:id="314"/>
    </w:p>
    <w:tbl>
      <w:tblPr>
        <w:tblStyle w:val="TableGrid"/>
        <w:tblW w:w="9918" w:type="dxa"/>
        <w:tblLook w:val="04A0" w:firstRow="1" w:lastRow="0" w:firstColumn="1" w:lastColumn="0" w:noHBand="0" w:noVBand="1"/>
      </w:tblPr>
      <w:tblGrid>
        <w:gridCol w:w="1271"/>
        <w:gridCol w:w="8647"/>
      </w:tblGrid>
      <w:tr w:rsidR="008C5A3D" w:rsidRPr="004967F7" w14:paraId="1C800E54" w14:textId="77777777" w:rsidTr="002568BC">
        <w:trPr>
          <w:trHeight w:val="233"/>
          <w:tblHeader/>
        </w:trPr>
        <w:tc>
          <w:tcPr>
            <w:tcW w:w="1271" w:type="dxa"/>
            <w:shd w:val="clear" w:color="auto" w:fill="E4ECF3" w:themeFill="accent1" w:themeFillTint="33"/>
          </w:tcPr>
          <w:p w14:paraId="29F611B1" w14:textId="77777777" w:rsidR="008C5A3D" w:rsidRPr="004967F7" w:rsidRDefault="008C5A3D" w:rsidP="002568BC">
            <w:pPr>
              <w:spacing w:before="60" w:after="60"/>
              <w:rPr>
                <w:rFonts w:asciiTheme="majorHAnsi" w:hAnsiTheme="majorHAnsi" w:cstheme="majorHAnsi"/>
                <w:b/>
                <w:sz w:val="20"/>
              </w:rPr>
            </w:pPr>
            <w:r w:rsidRPr="004967F7">
              <w:rPr>
                <w:rFonts w:asciiTheme="majorHAnsi" w:hAnsiTheme="majorHAnsi" w:cstheme="majorHAnsi"/>
                <w:b/>
                <w:sz w:val="20"/>
              </w:rPr>
              <w:t>Referenz</w:t>
            </w:r>
          </w:p>
        </w:tc>
        <w:tc>
          <w:tcPr>
            <w:tcW w:w="8647" w:type="dxa"/>
            <w:shd w:val="clear" w:color="auto" w:fill="E4ECF3" w:themeFill="accent1" w:themeFillTint="33"/>
          </w:tcPr>
          <w:p w14:paraId="60118DF6" w14:textId="77777777" w:rsidR="008C5A3D" w:rsidRPr="004967F7" w:rsidRDefault="008C5A3D" w:rsidP="002568BC">
            <w:pPr>
              <w:spacing w:before="60" w:after="60"/>
              <w:rPr>
                <w:rFonts w:asciiTheme="majorHAnsi" w:hAnsiTheme="majorHAnsi" w:cstheme="majorHAnsi"/>
                <w:b/>
                <w:sz w:val="20"/>
              </w:rPr>
            </w:pPr>
            <w:r w:rsidRPr="004967F7">
              <w:rPr>
                <w:rFonts w:asciiTheme="majorHAnsi" w:hAnsiTheme="majorHAnsi" w:cstheme="majorHAnsi"/>
                <w:b/>
                <w:sz w:val="20"/>
              </w:rPr>
              <w:t>Verantwortung</w:t>
            </w:r>
          </w:p>
        </w:tc>
      </w:tr>
      <w:tr w:rsidR="008C5A3D" w:rsidRPr="004967F7" w14:paraId="7DDB4638" w14:textId="77777777" w:rsidTr="008C5A3D">
        <w:tc>
          <w:tcPr>
            <w:tcW w:w="1271" w:type="dxa"/>
          </w:tcPr>
          <w:p w14:paraId="77B27EEF" w14:textId="71D085A2" w:rsidR="008C5A3D" w:rsidRPr="004967F7" w:rsidRDefault="000364B5" w:rsidP="0050649E">
            <w:pPr>
              <w:spacing w:before="60" w:after="60"/>
              <w:rPr>
                <w:b/>
              </w:rPr>
            </w:pPr>
            <w:r>
              <w:rPr>
                <w:rFonts w:asciiTheme="majorHAnsi" w:hAnsiTheme="majorHAnsi" w:cstheme="majorHAnsi"/>
                <w:sz w:val="18"/>
              </w:rPr>
              <w:t>n/a</w:t>
            </w:r>
          </w:p>
        </w:tc>
        <w:tc>
          <w:tcPr>
            <w:tcW w:w="8647" w:type="dxa"/>
          </w:tcPr>
          <w:p w14:paraId="15BC8F89" w14:textId="496FA29A" w:rsidR="008C5A3D" w:rsidRPr="004967F7" w:rsidRDefault="008C5A3D" w:rsidP="00C64F2D">
            <w:pPr>
              <w:pStyle w:val="StandardBox"/>
            </w:pPr>
            <w:r w:rsidRPr="004967F7">
              <w:t>...</w:t>
            </w:r>
          </w:p>
        </w:tc>
      </w:tr>
    </w:tbl>
    <w:p w14:paraId="5AAC95A7" w14:textId="77777777" w:rsidR="008C5A3D" w:rsidRPr="004967F7" w:rsidRDefault="008C5A3D" w:rsidP="008C5A3D"/>
    <w:p w14:paraId="1A738F36" w14:textId="1904DE75" w:rsidR="00ED60D0" w:rsidRPr="004967F7" w:rsidRDefault="00ED60D0" w:rsidP="00A62701">
      <w:pPr>
        <w:pStyle w:val="Anhang"/>
      </w:pPr>
      <w:bookmarkStart w:id="315" w:name="_Toc143764066"/>
      <w:bookmarkStart w:id="316" w:name="_Toc143788998"/>
      <w:bookmarkStart w:id="317" w:name="_Ref143869612"/>
      <w:bookmarkStart w:id="318" w:name="_Ref143869710"/>
      <w:bookmarkStart w:id="319" w:name="_Ref148278748"/>
      <w:bookmarkStart w:id="320" w:name="_Toc148950502"/>
      <w:bookmarkStart w:id="321" w:name="_Toc211667095"/>
      <w:bookmarkStart w:id="322" w:name="_Ref212558057"/>
      <w:bookmarkStart w:id="323" w:name="_Ref212558061"/>
      <w:proofErr w:type="spellStart"/>
      <w:r w:rsidRPr="004967F7">
        <w:t>Capability</w:t>
      </w:r>
      <w:proofErr w:type="spellEnd"/>
      <w:r w:rsidRPr="004967F7">
        <w:t xml:space="preserve"> </w:t>
      </w:r>
      <w:proofErr w:type="spellStart"/>
      <w:r w:rsidRPr="004967F7">
        <w:t>Map</w:t>
      </w:r>
      <w:bookmarkEnd w:id="315"/>
      <w:bookmarkEnd w:id="316"/>
      <w:bookmarkEnd w:id="317"/>
      <w:bookmarkEnd w:id="318"/>
      <w:bookmarkEnd w:id="319"/>
      <w:bookmarkEnd w:id="320"/>
      <w:bookmarkEnd w:id="321"/>
      <w:bookmarkEnd w:id="322"/>
      <w:bookmarkEnd w:id="323"/>
      <w:proofErr w:type="spellEnd"/>
    </w:p>
    <w:p w14:paraId="118A8A11" w14:textId="6B4F0D6B" w:rsidR="00C02228" w:rsidRPr="004967F7" w:rsidRDefault="00C02228" w:rsidP="00C02228">
      <w:r w:rsidRPr="004967F7">
        <w:t xml:space="preserve">Die </w:t>
      </w:r>
      <w:r w:rsidR="00B24BD8" w:rsidRPr="004967F7">
        <w:t xml:space="preserve">abgebildete </w:t>
      </w:r>
      <w:r w:rsidRPr="004967F7">
        <w:t xml:space="preserve">Security </w:t>
      </w:r>
      <w:proofErr w:type="spellStart"/>
      <w:r w:rsidRPr="004967F7">
        <w:t>Capability</w:t>
      </w:r>
      <w:proofErr w:type="spellEnd"/>
      <w:r w:rsidRPr="004967F7">
        <w:t xml:space="preserve"> </w:t>
      </w:r>
      <w:proofErr w:type="spellStart"/>
      <w:r w:rsidRPr="004967F7">
        <w:t>Map</w:t>
      </w:r>
      <w:proofErr w:type="spellEnd"/>
      <w:r w:rsidRPr="004967F7">
        <w:t xml:space="preserve"> zeigt die Übersicht aller identifizierten Sicherheitsfertigkeiten, welche im Kontext </w:t>
      </w:r>
      <w:r w:rsidR="00B24BD8" w:rsidRPr="004967F7">
        <w:t xml:space="preserve">dieses Dokuments </w:t>
      </w:r>
      <w:r w:rsidR="003D3B47" w:rsidRPr="004967F7">
        <w:t>benötigt,</w:t>
      </w:r>
      <w:r w:rsidRPr="004967F7">
        <w:t xml:space="preserve"> </w:t>
      </w:r>
      <w:proofErr w:type="gramStart"/>
      <w:r w:rsidRPr="004967F7">
        <w:t>werden</w:t>
      </w:r>
      <w:proofErr w:type="gramEnd"/>
      <w:r w:rsidRPr="004967F7">
        <w:t xml:space="preserve"> um eine sichere Implementation und Betrieb von </w:t>
      </w:r>
      <w:r w:rsidR="00B24BD8" w:rsidRPr="004967F7">
        <w:t>IT-</w:t>
      </w:r>
      <w:r w:rsidRPr="004967F7">
        <w:t xml:space="preserve"> Diensten zu gewährleisten. </w:t>
      </w:r>
      <w:r w:rsidR="003D3B47" w:rsidRPr="004967F7">
        <w:t>Diese Fertigkeiten basieren auf best-</w:t>
      </w:r>
      <w:proofErr w:type="spellStart"/>
      <w:r w:rsidR="003D3B47" w:rsidRPr="004967F7">
        <w:t>practices</w:t>
      </w:r>
      <w:proofErr w:type="spellEnd"/>
      <w:r w:rsidR="003D3B47" w:rsidRPr="004967F7">
        <w:t xml:space="preserve"> der folgenden Referenzstandards</w:t>
      </w:r>
      <w:r w:rsidR="003D3B47" w:rsidRPr="004967F7">
        <w:rPr>
          <w:rStyle w:val="FootnoteReference"/>
        </w:rPr>
        <w:footnoteReference w:id="6"/>
      </w:r>
      <w:r w:rsidR="003D3B47" w:rsidRPr="004967F7">
        <w:t>:</w:t>
      </w:r>
      <w:r w:rsidRPr="004967F7">
        <w:t xml:space="preserve"> </w:t>
      </w:r>
    </w:p>
    <w:p w14:paraId="0DB4A677" w14:textId="5E0DCCD1" w:rsidR="0042565E" w:rsidRPr="004967F7" w:rsidRDefault="0042565E" w:rsidP="00DD23E4">
      <w:pPr>
        <w:pStyle w:val="ListParagraph"/>
        <w:numPr>
          <w:ilvl w:val="0"/>
          <w:numId w:val="6"/>
        </w:numPr>
      </w:pPr>
      <w:bookmarkStart w:id="324" w:name="_Hlk211420930"/>
      <w:r w:rsidRPr="004967F7">
        <w:t>ISO</w:t>
      </w:r>
      <w:r w:rsidR="00A4222A" w:rsidRPr="004967F7">
        <w:t>/IEC</w:t>
      </w:r>
      <w:r w:rsidRPr="004967F7">
        <w:t xml:space="preserve"> 27001:2022</w:t>
      </w:r>
    </w:p>
    <w:p w14:paraId="7A9A579C" w14:textId="36B83010" w:rsidR="00A4222A" w:rsidRPr="004967F7" w:rsidRDefault="00A4222A" w:rsidP="00DD23E4">
      <w:pPr>
        <w:pStyle w:val="ListParagraph"/>
        <w:numPr>
          <w:ilvl w:val="0"/>
          <w:numId w:val="6"/>
        </w:numPr>
      </w:pPr>
      <w:bookmarkStart w:id="325" w:name="_Hlk210126889"/>
      <w:r w:rsidRPr="004967F7">
        <w:t>NIST SP 800-53 Rev. 5.1.1</w:t>
      </w:r>
    </w:p>
    <w:bookmarkEnd w:id="324"/>
    <w:bookmarkEnd w:id="325"/>
    <w:p w14:paraId="07040948" w14:textId="28B7020A" w:rsidR="00236504" w:rsidRPr="00863D44" w:rsidRDefault="00353D40" w:rsidP="00C02228">
      <w:pPr>
        <w:rPr>
          <w:lang w:val="en-US"/>
        </w:rPr>
      </w:pPr>
      <w:r>
        <w:rPr>
          <w:noProof/>
          <w:lang w:val="en-US"/>
        </w:rPr>
        <w:drawing>
          <wp:inline distT="0" distB="0" distL="0" distR="0" wp14:anchorId="0FD5F1FB" wp14:editId="4B5884E0">
            <wp:extent cx="6004137" cy="4857293"/>
            <wp:effectExtent l="0" t="0" r="0" b="635"/>
            <wp:docPr id="188411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9388" name="Picture 1884119388"/>
                    <pic:cNvPicPr/>
                  </pic:nvPicPr>
                  <pic:blipFill>
                    <a:blip r:embed="rId37">
                      <a:extLst>
                        <a:ext uri="{28A0092B-C50C-407E-A947-70E740481C1C}">
                          <a14:useLocalDpi xmlns:a14="http://schemas.microsoft.com/office/drawing/2010/main" val="0"/>
                        </a:ext>
                      </a:extLst>
                    </a:blip>
                    <a:stretch>
                      <a:fillRect/>
                    </a:stretch>
                  </pic:blipFill>
                  <pic:spPr>
                    <a:xfrm>
                      <a:off x="0" y="0"/>
                      <a:ext cx="6012038" cy="4863685"/>
                    </a:xfrm>
                    <a:prstGeom prst="rect">
                      <a:avLst/>
                    </a:prstGeom>
                  </pic:spPr>
                </pic:pic>
              </a:graphicData>
            </a:graphic>
          </wp:inline>
        </w:drawing>
      </w:r>
    </w:p>
    <w:p w14:paraId="04FBF321" w14:textId="117F1AAF" w:rsidR="00CB2F0B" w:rsidRPr="004967F7" w:rsidRDefault="00CB2F0B" w:rsidP="00A62701">
      <w:pPr>
        <w:pStyle w:val="Anhang"/>
      </w:pPr>
      <w:bookmarkStart w:id="326" w:name="_Toc143764067"/>
      <w:bookmarkStart w:id="327" w:name="_Toc143788999"/>
      <w:bookmarkStart w:id="328" w:name="_Ref143869801"/>
      <w:bookmarkStart w:id="329" w:name="_Ref143869811"/>
      <w:bookmarkStart w:id="330" w:name="_Ref148015406"/>
      <w:bookmarkStart w:id="331" w:name="_Ref148015410"/>
      <w:bookmarkStart w:id="332" w:name="_Ref148950289"/>
      <w:bookmarkStart w:id="333" w:name="_Ref148950300"/>
      <w:bookmarkStart w:id="334" w:name="_Toc148950503"/>
      <w:bookmarkStart w:id="335" w:name="_Ref200032198"/>
      <w:bookmarkStart w:id="336" w:name="_Ref200032203"/>
      <w:bookmarkStart w:id="337" w:name="_Toc211667096"/>
      <w:r w:rsidRPr="004967F7">
        <w:lastRenderedPageBreak/>
        <w:t>Grundlagen und Referenzen</w:t>
      </w:r>
      <w:bookmarkEnd w:id="326"/>
      <w:bookmarkEnd w:id="327"/>
      <w:bookmarkEnd w:id="328"/>
      <w:bookmarkEnd w:id="329"/>
      <w:bookmarkEnd w:id="330"/>
      <w:bookmarkEnd w:id="331"/>
      <w:bookmarkEnd w:id="332"/>
      <w:bookmarkEnd w:id="333"/>
      <w:bookmarkEnd w:id="334"/>
      <w:bookmarkEnd w:id="335"/>
      <w:bookmarkEnd w:id="336"/>
      <w:bookmarkEnd w:id="337"/>
    </w:p>
    <w:p w14:paraId="01AD2749" w14:textId="697B8CEB" w:rsidR="00D957B0" w:rsidRPr="004967F7" w:rsidRDefault="006A2B83" w:rsidP="009930D7">
      <w:pPr>
        <w:pStyle w:val="A1"/>
      </w:pPr>
      <w:bookmarkStart w:id="338" w:name="_Toc143764068"/>
      <w:bookmarkStart w:id="339" w:name="_Ref148278757"/>
      <w:bookmarkStart w:id="340" w:name="_Toc148950504"/>
      <w:bookmarkStart w:id="341" w:name="_Toc211667097"/>
      <w:r w:rsidRPr="004967F7">
        <w:t xml:space="preserve">Grundlagen </w:t>
      </w:r>
      <w:r w:rsidR="00CB2F0B" w:rsidRPr="004967F7">
        <w:t>und</w:t>
      </w:r>
      <w:r w:rsidR="000F6C02" w:rsidRPr="004967F7">
        <w:t xml:space="preserve"> Referenzierte Dokumente</w:t>
      </w:r>
      <w:bookmarkEnd w:id="338"/>
      <w:bookmarkEnd w:id="339"/>
      <w:bookmarkEnd w:id="340"/>
      <w:bookmarkEnd w:id="341"/>
    </w:p>
    <w:tbl>
      <w:tblPr>
        <w:tblStyle w:val="TableGrid"/>
        <w:tblW w:w="10201" w:type="dxa"/>
        <w:tblLook w:val="04A0" w:firstRow="1" w:lastRow="0" w:firstColumn="1" w:lastColumn="0" w:noHBand="0" w:noVBand="1"/>
      </w:tblPr>
      <w:tblGrid>
        <w:gridCol w:w="988"/>
        <w:gridCol w:w="5103"/>
        <w:gridCol w:w="4110"/>
      </w:tblGrid>
      <w:tr w:rsidR="006A2B83" w:rsidRPr="004967F7" w14:paraId="1ECF4D1D" w14:textId="77777777" w:rsidTr="001C1E03">
        <w:tc>
          <w:tcPr>
            <w:tcW w:w="988" w:type="dxa"/>
            <w:shd w:val="clear" w:color="auto" w:fill="E4ECF3" w:themeFill="accent1" w:themeFillTint="33"/>
            <w:vAlign w:val="center"/>
          </w:tcPr>
          <w:p w14:paraId="7BA3C423" w14:textId="0F239D40" w:rsidR="006A2B83" w:rsidRPr="004967F7" w:rsidRDefault="00BC7880" w:rsidP="001C1E03">
            <w:pPr>
              <w:spacing w:before="60" w:after="60" w:line="276" w:lineRule="auto"/>
              <w:rPr>
                <w:rFonts w:asciiTheme="majorHAnsi" w:hAnsiTheme="majorHAnsi" w:cstheme="majorHAnsi"/>
                <w:b/>
                <w:sz w:val="20"/>
              </w:rPr>
            </w:pPr>
            <w:proofErr w:type="spellStart"/>
            <w:r w:rsidRPr="004967F7">
              <w:rPr>
                <w:rFonts w:asciiTheme="majorHAnsi" w:hAnsiTheme="majorHAnsi" w:cstheme="majorHAnsi"/>
                <w:b/>
                <w:sz w:val="20"/>
              </w:rPr>
              <w:t>Ref_ID</w:t>
            </w:r>
            <w:proofErr w:type="spellEnd"/>
          </w:p>
        </w:tc>
        <w:tc>
          <w:tcPr>
            <w:tcW w:w="5103" w:type="dxa"/>
            <w:shd w:val="clear" w:color="auto" w:fill="E4ECF3" w:themeFill="accent1" w:themeFillTint="33"/>
            <w:vAlign w:val="center"/>
          </w:tcPr>
          <w:p w14:paraId="54A8723E" w14:textId="59F1BF8D" w:rsidR="006A2B83" w:rsidRPr="004967F7" w:rsidRDefault="00D957B0" w:rsidP="001C1E03">
            <w:pPr>
              <w:spacing w:before="60" w:after="60" w:line="276" w:lineRule="auto"/>
              <w:rPr>
                <w:rFonts w:asciiTheme="majorHAnsi" w:hAnsiTheme="majorHAnsi" w:cstheme="majorHAnsi"/>
                <w:b/>
                <w:sz w:val="20"/>
              </w:rPr>
            </w:pPr>
            <w:r w:rsidRPr="004967F7">
              <w:rPr>
                <w:rFonts w:asciiTheme="majorHAnsi" w:hAnsiTheme="majorHAnsi" w:cstheme="majorHAnsi"/>
                <w:b/>
                <w:sz w:val="20"/>
              </w:rPr>
              <w:t>Dokumentverweis</w:t>
            </w:r>
          </w:p>
        </w:tc>
        <w:tc>
          <w:tcPr>
            <w:tcW w:w="4110" w:type="dxa"/>
            <w:shd w:val="clear" w:color="auto" w:fill="E4ECF3" w:themeFill="accent1" w:themeFillTint="33"/>
            <w:vAlign w:val="center"/>
          </w:tcPr>
          <w:p w14:paraId="5D33945B" w14:textId="18BFA4D6" w:rsidR="006A2B83" w:rsidRPr="004967F7" w:rsidRDefault="00BC7880" w:rsidP="001C1E03">
            <w:pPr>
              <w:spacing w:before="60" w:after="60" w:line="276" w:lineRule="auto"/>
              <w:rPr>
                <w:rFonts w:asciiTheme="majorHAnsi" w:hAnsiTheme="majorHAnsi" w:cstheme="majorHAnsi"/>
                <w:b/>
                <w:sz w:val="20"/>
              </w:rPr>
            </w:pPr>
            <w:r w:rsidRPr="004967F7">
              <w:rPr>
                <w:rFonts w:asciiTheme="majorHAnsi" w:hAnsiTheme="majorHAnsi" w:cstheme="majorHAnsi"/>
                <w:b/>
                <w:sz w:val="20"/>
              </w:rPr>
              <w:t>Bemerkungen</w:t>
            </w:r>
          </w:p>
        </w:tc>
      </w:tr>
      <w:tr w:rsidR="00ED60D0" w:rsidRPr="004967F7" w14:paraId="022753C3" w14:textId="77777777" w:rsidTr="00450372">
        <w:tc>
          <w:tcPr>
            <w:tcW w:w="988" w:type="dxa"/>
            <w:vAlign w:val="center"/>
          </w:tcPr>
          <w:p w14:paraId="0CB210F1" w14:textId="77777777" w:rsidR="00ED60D0" w:rsidRPr="004967F7" w:rsidRDefault="00ED60D0" w:rsidP="00450372">
            <w:pPr>
              <w:spacing w:before="60" w:after="60" w:line="276" w:lineRule="auto"/>
              <w:rPr>
                <w:rFonts w:asciiTheme="majorHAnsi" w:hAnsiTheme="majorHAnsi" w:cstheme="majorHAnsi"/>
                <w:sz w:val="18"/>
              </w:rPr>
            </w:pPr>
            <w:r w:rsidRPr="004967F7">
              <w:rPr>
                <w:rFonts w:asciiTheme="majorHAnsi" w:hAnsiTheme="majorHAnsi" w:cstheme="majorHAnsi"/>
                <w:sz w:val="18"/>
              </w:rPr>
              <w:t>G01</w:t>
            </w:r>
          </w:p>
        </w:tc>
        <w:tc>
          <w:tcPr>
            <w:tcW w:w="5103" w:type="dxa"/>
            <w:vAlign w:val="center"/>
          </w:tcPr>
          <w:p w14:paraId="26409EB5" w14:textId="0EB92E1F" w:rsidR="00ED60D0" w:rsidRPr="004967F7" w:rsidRDefault="00ED60D0" w:rsidP="00450372">
            <w:pPr>
              <w:spacing w:before="60" w:after="60" w:line="276" w:lineRule="auto"/>
              <w:rPr>
                <w:rFonts w:asciiTheme="majorHAnsi" w:hAnsiTheme="majorHAnsi" w:cstheme="majorHAnsi"/>
                <w:sz w:val="18"/>
              </w:rPr>
            </w:pPr>
            <w:r w:rsidRPr="004967F7">
              <w:rPr>
                <w:rFonts w:asciiTheme="majorHAnsi" w:hAnsiTheme="majorHAnsi" w:cstheme="majorHAnsi"/>
                <w:sz w:val="18"/>
              </w:rPr>
              <w:t>SNB ISMS</w:t>
            </w:r>
            <w:r w:rsidR="009E13CF" w:rsidRPr="004967F7">
              <w:rPr>
                <w:rFonts w:asciiTheme="majorHAnsi" w:hAnsiTheme="majorHAnsi" w:cstheme="majorHAnsi"/>
                <w:sz w:val="18"/>
              </w:rPr>
              <w:t xml:space="preserve"> (inkl. Anhänge)</w:t>
            </w:r>
          </w:p>
        </w:tc>
        <w:tc>
          <w:tcPr>
            <w:tcW w:w="4110" w:type="dxa"/>
            <w:vAlign w:val="center"/>
          </w:tcPr>
          <w:p w14:paraId="18153F3A" w14:textId="77777777" w:rsidR="00ED60D0" w:rsidRPr="004967F7" w:rsidRDefault="00ED60D0" w:rsidP="00450372">
            <w:pPr>
              <w:spacing w:before="60" w:after="60" w:line="276" w:lineRule="auto"/>
              <w:rPr>
                <w:rFonts w:asciiTheme="majorHAnsi" w:hAnsiTheme="majorHAnsi" w:cstheme="majorHAnsi"/>
                <w:sz w:val="18"/>
              </w:rPr>
            </w:pPr>
          </w:p>
        </w:tc>
      </w:tr>
      <w:tr w:rsidR="00ED60D0" w:rsidRPr="004967F7" w14:paraId="438AA570" w14:textId="77777777" w:rsidTr="00450372">
        <w:tc>
          <w:tcPr>
            <w:tcW w:w="988" w:type="dxa"/>
            <w:vAlign w:val="center"/>
          </w:tcPr>
          <w:p w14:paraId="39C52274" w14:textId="77777777" w:rsidR="00ED60D0" w:rsidRPr="004967F7" w:rsidRDefault="00ED60D0" w:rsidP="00450372">
            <w:pPr>
              <w:spacing w:before="60" w:after="60"/>
              <w:rPr>
                <w:rFonts w:asciiTheme="majorHAnsi" w:hAnsiTheme="majorHAnsi" w:cstheme="majorHAnsi"/>
                <w:sz w:val="18"/>
              </w:rPr>
            </w:pPr>
            <w:r w:rsidRPr="004967F7">
              <w:rPr>
                <w:rFonts w:asciiTheme="majorHAnsi" w:hAnsiTheme="majorHAnsi" w:cstheme="majorHAnsi"/>
                <w:sz w:val="18"/>
              </w:rPr>
              <w:t>G02</w:t>
            </w:r>
          </w:p>
        </w:tc>
        <w:tc>
          <w:tcPr>
            <w:tcW w:w="5103" w:type="dxa"/>
            <w:vAlign w:val="center"/>
          </w:tcPr>
          <w:p w14:paraId="5AC781FA" w14:textId="1DA1A629" w:rsidR="00ED60D0" w:rsidRPr="004967F7" w:rsidRDefault="00ED60D0" w:rsidP="00450372">
            <w:pPr>
              <w:spacing w:before="60" w:after="60"/>
              <w:rPr>
                <w:rFonts w:asciiTheme="majorHAnsi" w:hAnsiTheme="majorHAnsi" w:cstheme="majorHAnsi"/>
                <w:sz w:val="18"/>
              </w:rPr>
            </w:pPr>
            <w:r w:rsidRPr="004967F7">
              <w:rPr>
                <w:rFonts w:asciiTheme="majorHAnsi" w:hAnsiTheme="majorHAnsi" w:cstheme="majorHAnsi"/>
                <w:sz w:val="18"/>
              </w:rPr>
              <w:t xml:space="preserve">Bankweisung 1101 Schutz und Klassifizierung von Informationen </w:t>
            </w:r>
            <w:r w:rsidR="009E13CF" w:rsidRPr="004967F7">
              <w:rPr>
                <w:rFonts w:asciiTheme="majorHAnsi" w:hAnsiTheme="majorHAnsi" w:cstheme="majorHAnsi"/>
                <w:sz w:val="18"/>
              </w:rPr>
              <w:t>(</w:t>
            </w:r>
            <w:r w:rsidRPr="004967F7">
              <w:rPr>
                <w:rFonts w:asciiTheme="majorHAnsi" w:hAnsiTheme="majorHAnsi" w:cstheme="majorHAnsi"/>
                <w:sz w:val="18"/>
              </w:rPr>
              <w:t>inkl. Anhänge</w:t>
            </w:r>
            <w:r w:rsidR="009E13CF" w:rsidRPr="004967F7">
              <w:rPr>
                <w:rFonts w:asciiTheme="majorHAnsi" w:hAnsiTheme="majorHAnsi" w:cstheme="majorHAnsi"/>
                <w:sz w:val="18"/>
              </w:rPr>
              <w:t>)</w:t>
            </w:r>
          </w:p>
        </w:tc>
        <w:tc>
          <w:tcPr>
            <w:tcW w:w="4110" w:type="dxa"/>
            <w:vAlign w:val="center"/>
          </w:tcPr>
          <w:p w14:paraId="32D22964" w14:textId="77777777" w:rsidR="00ED60D0" w:rsidRPr="004967F7" w:rsidRDefault="00ED60D0" w:rsidP="00450372">
            <w:pPr>
              <w:spacing w:before="60" w:after="60"/>
              <w:rPr>
                <w:rFonts w:asciiTheme="majorHAnsi" w:hAnsiTheme="majorHAnsi" w:cstheme="majorHAnsi"/>
                <w:sz w:val="18"/>
              </w:rPr>
            </w:pPr>
          </w:p>
        </w:tc>
      </w:tr>
      <w:tr w:rsidR="00ED60D0" w:rsidRPr="004967F7" w14:paraId="169170CC" w14:textId="77777777" w:rsidTr="00450372">
        <w:tc>
          <w:tcPr>
            <w:tcW w:w="988" w:type="dxa"/>
            <w:vAlign w:val="center"/>
          </w:tcPr>
          <w:p w14:paraId="38F997CC" w14:textId="77777777" w:rsidR="00ED60D0" w:rsidRPr="004967F7" w:rsidRDefault="00ED60D0" w:rsidP="00450372">
            <w:pPr>
              <w:spacing w:before="60" w:after="60"/>
              <w:rPr>
                <w:rFonts w:asciiTheme="majorHAnsi" w:hAnsiTheme="majorHAnsi" w:cstheme="majorHAnsi"/>
                <w:sz w:val="18"/>
              </w:rPr>
            </w:pPr>
            <w:r w:rsidRPr="004967F7">
              <w:rPr>
                <w:rFonts w:asciiTheme="majorHAnsi" w:hAnsiTheme="majorHAnsi" w:cstheme="majorHAnsi"/>
                <w:sz w:val="18"/>
              </w:rPr>
              <w:t>G03</w:t>
            </w:r>
          </w:p>
        </w:tc>
        <w:tc>
          <w:tcPr>
            <w:tcW w:w="5103" w:type="dxa"/>
            <w:vAlign w:val="center"/>
          </w:tcPr>
          <w:p w14:paraId="5A414C58" w14:textId="77777777" w:rsidR="00ED60D0" w:rsidRPr="004967F7" w:rsidRDefault="00ED60D0" w:rsidP="00450372">
            <w:pPr>
              <w:spacing w:before="60" w:after="60"/>
              <w:rPr>
                <w:rFonts w:asciiTheme="majorHAnsi" w:hAnsiTheme="majorHAnsi" w:cstheme="majorHAnsi"/>
                <w:sz w:val="18"/>
              </w:rPr>
            </w:pPr>
            <w:r w:rsidRPr="004967F7">
              <w:rPr>
                <w:rFonts w:asciiTheme="majorHAnsi" w:hAnsiTheme="majorHAnsi" w:cstheme="majorHAnsi"/>
                <w:sz w:val="18"/>
              </w:rPr>
              <w:t>Bankweisung 2001 Allgemeine IT-Sicherheitsvorschriften</w:t>
            </w:r>
          </w:p>
        </w:tc>
        <w:tc>
          <w:tcPr>
            <w:tcW w:w="4110" w:type="dxa"/>
            <w:vAlign w:val="center"/>
          </w:tcPr>
          <w:p w14:paraId="161AA0A4" w14:textId="77777777" w:rsidR="00ED60D0" w:rsidRPr="004967F7" w:rsidRDefault="00ED60D0" w:rsidP="00450372">
            <w:pPr>
              <w:spacing w:before="60" w:after="60"/>
              <w:rPr>
                <w:rFonts w:asciiTheme="majorHAnsi" w:hAnsiTheme="majorHAnsi" w:cstheme="majorHAnsi"/>
                <w:sz w:val="18"/>
              </w:rPr>
            </w:pPr>
          </w:p>
        </w:tc>
      </w:tr>
      <w:tr w:rsidR="00ED60D0" w:rsidRPr="004967F7" w14:paraId="23ED7119" w14:textId="77777777" w:rsidTr="00450372">
        <w:tc>
          <w:tcPr>
            <w:tcW w:w="988" w:type="dxa"/>
            <w:vAlign w:val="center"/>
          </w:tcPr>
          <w:p w14:paraId="64A104F2" w14:textId="77777777" w:rsidR="00ED60D0" w:rsidRPr="004967F7" w:rsidRDefault="00ED60D0" w:rsidP="00450372">
            <w:pPr>
              <w:spacing w:before="60" w:after="60"/>
              <w:rPr>
                <w:rFonts w:asciiTheme="majorHAnsi" w:hAnsiTheme="majorHAnsi" w:cstheme="majorHAnsi"/>
                <w:sz w:val="18"/>
              </w:rPr>
            </w:pPr>
            <w:r w:rsidRPr="004967F7">
              <w:rPr>
                <w:rFonts w:asciiTheme="majorHAnsi" w:hAnsiTheme="majorHAnsi" w:cstheme="majorHAnsi"/>
                <w:sz w:val="18"/>
              </w:rPr>
              <w:t>G04</w:t>
            </w:r>
          </w:p>
        </w:tc>
        <w:tc>
          <w:tcPr>
            <w:tcW w:w="5103" w:type="dxa"/>
            <w:vAlign w:val="center"/>
          </w:tcPr>
          <w:p w14:paraId="104792A8" w14:textId="77777777" w:rsidR="00ED60D0" w:rsidRPr="004967F7" w:rsidRDefault="00ED60D0" w:rsidP="00450372">
            <w:pPr>
              <w:spacing w:before="60" w:after="60"/>
              <w:rPr>
                <w:rFonts w:asciiTheme="majorHAnsi" w:hAnsiTheme="majorHAnsi" w:cstheme="majorHAnsi"/>
                <w:sz w:val="18"/>
              </w:rPr>
            </w:pPr>
            <w:r w:rsidRPr="004967F7">
              <w:rPr>
                <w:rFonts w:asciiTheme="majorHAnsi" w:hAnsiTheme="majorHAnsi" w:cstheme="majorHAnsi"/>
                <w:sz w:val="18"/>
              </w:rPr>
              <w:t>IT-Security Regelwerk</w:t>
            </w:r>
          </w:p>
        </w:tc>
        <w:tc>
          <w:tcPr>
            <w:tcW w:w="4110" w:type="dxa"/>
            <w:vAlign w:val="center"/>
          </w:tcPr>
          <w:p w14:paraId="24D1E93C" w14:textId="77777777" w:rsidR="00ED60D0" w:rsidRPr="004967F7" w:rsidRDefault="00ED60D0" w:rsidP="00450372">
            <w:pPr>
              <w:spacing w:before="60" w:after="60"/>
              <w:rPr>
                <w:rFonts w:asciiTheme="majorHAnsi" w:hAnsiTheme="majorHAnsi" w:cstheme="majorHAnsi"/>
                <w:sz w:val="18"/>
              </w:rPr>
            </w:pPr>
            <w:r w:rsidRPr="004967F7">
              <w:rPr>
                <w:rFonts w:asciiTheme="majorHAnsi" w:hAnsiTheme="majorHAnsi" w:cstheme="majorHAnsi"/>
                <w:sz w:val="18"/>
              </w:rPr>
              <w:t>Version 1.6 (Erlassen: 03.04.2023)</w:t>
            </w:r>
          </w:p>
        </w:tc>
      </w:tr>
      <w:tr w:rsidR="00D957B0" w:rsidRPr="0075239C" w14:paraId="6A1E5F62" w14:textId="77777777" w:rsidTr="001C1E03">
        <w:tc>
          <w:tcPr>
            <w:tcW w:w="988" w:type="dxa"/>
            <w:vAlign w:val="center"/>
          </w:tcPr>
          <w:p w14:paraId="38F164CB" w14:textId="54BA444F" w:rsidR="00D957B0" w:rsidRPr="004967F7" w:rsidRDefault="00ED60D0" w:rsidP="001C1E03">
            <w:pPr>
              <w:spacing w:before="60" w:after="60"/>
              <w:rPr>
                <w:rFonts w:asciiTheme="majorHAnsi" w:hAnsiTheme="majorHAnsi" w:cstheme="majorHAnsi"/>
                <w:sz w:val="18"/>
              </w:rPr>
            </w:pPr>
            <w:r w:rsidRPr="004967F7">
              <w:rPr>
                <w:rFonts w:asciiTheme="majorHAnsi" w:hAnsiTheme="majorHAnsi" w:cstheme="majorHAnsi"/>
                <w:sz w:val="18"/>
              </w:rPr>
              <w:t>G05</w:t>
            </w:r>
          </w:p>
        </w:tc>
        <w:tc>
          <w:tcPr>
            <w:tcW w:w="5103" w:type="dxa"/>
            <w:vAlign w:val="center"/>
          </w:tcPr>
          <w:p w14:paraId="1FB48535" w14:textId="7C15175B" w:rsidR="00D957B0" w:rsidRPr="004967F7" w:rsidRDefault="00C532AB" w:rsidP="00C532AB">
            <w:pPr>
              <w:spacing w:before="60" w:after="60"/>
              <w:rPr>
                <w:rFonts w:asciiTheme="majorHAnsi" w:hAnsiTheme="majorHAnsi" w:cstheme="majorHAnsi"/>
                <w:sz w:val="18"/>
              </w:rPr>
            </w:pPr>
            <w:proofErr w:type="gramStart"/>
            <w:r w:rsidRPr="004967F7">
              <w:rPr>
                <w:rFonts w:asciiTheme="majorHAnsi" w:hAnsiTheme="majorHAnsi" w:cstheme="majorHAnsi"/>
                <w:sz w:val="18"/>
              </w:rPr>
              <w:t>ITSM</w:t>
            </w:r>
            <w:r w:rsidR="00ED60D0" w:rsidRPr="004967F7">
              <w:rPr>
                <w:rFonts w:asciiTheme="majorHAnsi" w:hAnsiTheme="majorHAnsi" w:cstheme="majorHAnsi"/>
                <w:sz w:val="18"/>
              </w:rPr>
              <w:t xml:space="preserve"> Rahmenwerk</w:t>
            </w:r>
            <w:proofErr w:type="gramEnd"/>
          </w:p>
        </w:tc>
        <w:tc>
          <w:tcPr>
            <w:tcW w:w="4110" w:type="dxa"/>
            <w:vAlign w:val="center"/>
          </w:tcPr>
          <w:p w14:paraId="6B670457" w14:textId="55DBFD0D" w:rsidR="00D957B0" w:rsidRPr="00B371B5" w:rsidRDefault="00625954" w:rsidP="001C1E03">
            <w:pPr>
              <w:spacing w:before="60" w:after="60"/>
              <w:rPr>
                <w:rFonts w:asciiTheme="majorHAnsi" w:hAnsiTheme="majorHAnsi" w:cstheme="majorHAnsi"/>
                <w:sz w:val="18"/>
                <w:lang w:val="en-US"/>
              </w:rPr>
            </w:pPr>
            <w:r w:rsidRPr="00B371B5">
              <w:rPr>
                <w:rFonts w:asciiTheme="majorHAnsi" w:hAnsiTheme="majorHAnsi" w:cstheme="majorHAnsi"/>
                <w:sz w:val="18"/>
                <w:lang w:val="en-US"/>
              </w:rPr>
              <w:t xml:space="preserve">Neues IT-Security Management </w:t>
            </w:r>
            <w:proofErr w:type="spellStart"/>
            <w:r w:rsidRPr="00B371B5">
              <w:rPr>
                <w:rFonts w:asciiTheme="majorHAnsi" w:hAnsiTheme="majorHAnsi" w:cstheme="majorHAnsi"/>
                <w:sz w:val="18"/>
                <w:lang w:val="en-US"/>
              </w:rPr>
              <w:t>Rahmenwerk</w:t>
            </w:r>
            <w:proofErr w:type="spellEnd"/>
          </w:p>
        </w:tc>
      </w:tr>
      <w:tr w:rsidR="00ED60D0" w:rsidRPr="004967F7" w14:paraId="69CD30D3" w14:textId="77777777" w:rsidTr="001C1E03">
        <w:tc>
          <w:tcPr>
            <w:tcW w:w="988" w:type="dxa"/>
            <w:vAlign w:val="center"/>
          </w:tcPr>
          <w:p w14:paraId="4CA3A68F" w14:textId="270ACAA4" w:rsidR="00ED60D0" w:rsidRPr="00B371B5" w:rsidRDefault="00D05AD1" w:rsidP="001C1E03">
            <w:pPr>
              <w:spacing w:before="60" w:after="60"/>
              <w:rPr>
                <w:rFonts w:asciiTheme="majorHAnsi" w:hAnsiTheme="majorHAnsi" w:cstheme="majorHAnsi"/>
                <w:sz w:val="18"/>
                <w:lang w:val="en-US"/>
              </w:rPr>
            </w:pPr>
            <w:bookmarkStart w:id="342" w:name="G06_Krypto"/>
            <w:r>
              <w:rPr>
                <w:rFonts w:asciiTheme="majorHAnsi" w:hAnsiTheme="majorHAnsi" w:cstheme="majorHAnsi"/>
                <w:sz w:val="18"/>
                <w:lang w:val="en-US"/>
              </w:rPr>
              <w:t>G06</w:t>
            </w:r>
            <w:bookmarkEnd w:id="342"/>
          </w:p>
        </w:tc>
        <w:tc>
          <w:tcPr>
            <w:tcW w:w="5103" w:type="dxa"/>
            <w:vAlign w:val="center"/>
          </w:tcPr>
          <w:p w14:paraId="3D39A4A0" w14:textId="344ACFF5" w:rsidR="00ED60D0" w:rsidRPr="004967F7" w:rsidRDefault="00D05AD1" w:rsidP="001C1E03">
            <w:pPr>
              <w:spacing w:before="60" w:after="60"/>
              <w:rPr>
                <w:rFonts w:asciiTheme="majorHAnsi" w:hAnsiTheme="majorHAnsi" w:cstheme="majorHAnsi"/>
                <w:sz w:val="18"/>
              </w:rPr>
            </w:pPr>
            <w:r w:rsidRPr="00D05AD1">
              <w:rPr>
                <w:rFonts w:asciiTheme="majorHAnsi" w:hAnsiTheme="majorHAnsi" w:cstheme="majorHAnsi"/>
                <w:sz w:val="18"/>
              </w:rPr>
              <w:t>ITSM-S-1001 Standard zur Kryptographie</w:t>
            </w:r>
          </w:p>
        </w:tc>
        <w:tc>
          <w:tcPr>
            <w:tcW w:w="4110" w:type="dxa"/>
            <w:vAlign w:val="center"/>
          </w:tcPr>
          <w:p w14:paraId="676D5E72" w14:textId="77777777" w:rsidR="00ED60D0" w:rsidRPr="004967F7" w:rsidRDefault="00ED60D0" w:rsidP="001C1E03">
            <w:pPr>
              <w:spacing w:before="60" w:after="60"/>
              <w:rPr>
                <w:rFonts w:asciiTheme="majorHAnsi" w:hAnsiTheme="majorHAnsi" w:cstheme="majorHAnsi"/>
                <w:sz w:val="18"/>
              </w:rPr>
            </w:pPr>
          </w:p>
        </w:tc>
      </w:tr>
    </w:tbl>
    <w:p w14:paraId="44D55EEB" w14:textId="273D91EF" w:rsidR="00ED60D0" w:rsidRPr="004967F7" w:rsidRDefault="00CB2F0B" w:rsidP="00E76DFA">
      <w:pPr>
        <w:pStyle w:val="A1"/>
        <w:rPr>
          <w:rStyle w:val="Emphasis"/>
          <w:b/>
          <w:iCs w:val="0"/>
        </w:rPr>
      </w:pPr>
      <w:bookmarkStart w:id="343" w:name="_Toc143764069"/>
      <w:bookmarkStart w:id="344" w:name="_Toc148950505"/>
      <w:bookmarkStart w:id="345" w:name="_Toc211667098"/>
      <w:r w:rsidRPr="004967F7">
        <w:rPr>
          <w:rStyle w:val="Emphasis"/>
          <w:b/>
        </w:rPr>
        <w:t xml:space="preserve">Externe </w:t>
      </w:r>
      <w:r w:rsidR="00ED60D0" w:rsidRPr="004967F7">
        <w:rPr>
          <w:rStyle w:val="Emphasis"/>
          <w:b/>
        </w:rPr>
        <w:t>Referenzen</w:t>
      </w:r>
      <w:bookmarkEnd w:id="343"/>
      <w:bookmarkEnd w:id="344"/>
      <w:bookmarkEnd w:id="345"/>
    </w:p>
    <w:tbl>
      <w:tblPr>
        <w:tblStyle w:val="TableGrid"/>
        <w:tblW w:w="10201" w:type="dxa"/>
        <w:tblLook w:val="04A0" w:firstRow="1" w:lastRow="0" w:firstColumn="1" w:lastColumn="0" w:noHBand="0" w:noVBand="1"/>
      </w:tblPr>
      <w:tblGrid>
        <w:gridCol w:w="988"/>
        <w:gridCol w:w="5103"/>
        <w:gridCol w:w="4110"/>
      </w:tblGrid>
      <w:tr w:rsidR="00ED60D0" w:rsidRPr="004967F7" w14:paraId="7F334893" w14:textId="77777777" w:rsidTr="00450372">
        <w:tc>
          <w:tcPr>
            <w:tcW w:w="988" w:type="dxa"/>
            <w:shd w:val="clear" w:color="auto" w:fill="E4ECF3" w:themeFill="accent1" w:themeFillTint="33"/>
            <w:vAlign w:val="center"/>
          </w:tcPr>
          <w:p w14:paraId="48A73A82" w14:textId="77777777" w:rsidR="00ED60D0" w:rsidRPr="004967F7" w:rsidRDefault="00ED60D0" w:rsidP="00450372">
            <w:pPr>
              <w:spacing w:before="60" w:after="60" w:line="276" w:lineRule="auto"/>
              <w:rPr>
                <w:rFonts w:asciiTheme="majorHAnsi" w:hAnsiTheme="majorHAnsi" w:cstheme="majorHAnsi"/>
                <w:b/>
                <w:sz w:val="20"/>
              </w:rPr>
            </w:pPr>
            <w:proofErr w:type="spellStart"/>
            <w:r w:rsidRPr="004967F7">
              <w:rPr>
                <w:rFonts w:asciiTheme="majorHAnsi" w:hAnsiTheme="majorHAnsi" w:cstheme="majorHAnsi"/>
                <w:b/>
                <w:sz w:val="20"/>
              </w:rPr>
              <w:t>Ref_ID</w:t>
            </w:r>
            <w:proofErr w:type="spellEnd"/>
          </w:p>
        </w:tc>
        <w:tc>
          <w:tcPr>
            <w:tcW w:w="5103" w:type="dxa"/>
            <w:shd w:val="clear" w:color="auto" w:fill="E4ECF3" w:themeFill="accent1" w:themeFillTint="33"/>
            <w:vAlign w:val="center"/>
          </w:tcPr>
          <w:p w14:paraId="527C5E99" w14:textId="77777777" w:rsidR="00ED60D0" w:rsidRPr="004967F7" w:rsidRDefault="00ED60D0" w:rsidP="00450372">
            <w:pPr>
              <w:spacing w:before="60" w:after="60" w:line="276" w:lineRule="auto"/>
              <w:rPr>
                <w:rFonts w:asciiTheme="majorHAnsi" w:hAnsiTheme="majorHAnsi" w:cstheme="majorHAnsi"/>
                <w:b/>
                <w:sz w:val="20"/>
              </w:rPr>
            </w:pPr>
            <w:r w:rsidRPr="004967F7">
              <w:rPr>
                <w:rFonts w:asciiTheme="majorHAnsi" w:hAnsiTheme="majorHAnsi" w:cstheme="majorHAnsi"/>
                <w:b/>
                <w:sz w:val="20"/>
              </w:rPr>
              <w:t>Dokumentverweis</w:t>
            </w:r>
          </w:p>
        </w:tc>
        <w:tc>
          <w:tcPr>
            <w:tcW w:w="4110" w:type="dxa"/>
            <w:shd w:val="clear" w:color="auto" w:fill="E4ECF3" w:themeFill="accent1" w:themeFillTint="33"/>
            <w:vAlign w:val="center"/>
          </w:tcPr>
          <w:p w14:paraId="0845F777" w14:textId="77777777" w:rsidR="00ED60D0" w:rsidRPr="004967F7" w:rsidRDefault="00ED60D0" w:rsidP="00450372">
            <w:pPr>
              <w:spacing w:before="60" w:after="60" w:line="276" w:lineRule="auto"/>
              <w:rPr>
                <w:rFonts w:asciiTheme="majorHAnsi" w:hAnsiTheme="majorHAnsi" w:cstheme="majorHAnsi"/>
                <w:b/>
                <w:sz w:val="20"/>
              </w:rPr>
            </w:pPr>
            <w:r w:rsidRPr="004967F7">
              <w:rPr>
                <w:rFonts w:asciiTheme="majorHAnsi" w:hAnsiTheme="majorHAnsi" w:cstheme="majorHAnsi"/>
                <w:b/>
                <w:sz w:val="20"/>
              </w:rPr>
              <w:t>Bemerkungen</w:t>
            </w:r>
          </w:p>
        </w:tc>
      </w:tr>
      <w:tr w:rsidR="00ED60D0" w:rsidRPr="004967F7" w14:paraId="7FAC6136" w14:textId="77777777" w:rsidTr="00450372">
        <w:tc>
          <w:tcPr>
            <w:tcW w:w="988" w:type="dxa"/>
            <w:vAlign w:val="center"/>
          </w:tcPr>
          <w:p w14:paraId="6D742004" w14:textId="77777777" w:rsidR="00ED60D0" w:rsidRPr="004967F7" w:rsidRDefault="00ED60D0" w:rsidP="00450372">
            <w:pPr>
              <w:spacing w:before="60" w:after="60" w:line="276" w:lineRule="auto"/>
              <w:rPr>
                <w:rFonts w:asciiTheme="majorHAnsi" w:hAnsiTheme="majorHAnsi" w:cstheme="majorHAnsi"/>
                <w:sz w:val="18"/>
              </w:rPr>
            </w:pPr>
            <w:r w:rsidRPr="004967F7">
              <w:rPr>
                <w:rFonts w:asciiTheme="majorHAnsi" w:hAnsiTheme="majorHAnsi" w:cstheme="majorHAnsi"/>
                <w:sz w:val="18"/>
              </w:rPr>
              <w:t>R01</w:t>
            </w:r>
          </w:p>
        </w:tc>
        <w:tc>
          <w:tcPr>
            <w:tcW w:w="5103" w:type="dxa"/>
            <w:vAlign w:val="center"/>
          </w:tcPr>
          <w:p w14:paraId="1AFD39F5" w14:textId="09B7871B" w:rsidR="00ED60D0" w:rsidRPr="004967F7" w:rsidRDefault="006736AD" w:rsidP="006736AD">
            <w:pPr>
              <w:spacing w:before="60" w:after="60"/>
              <w:rPr>
                <w:rFonts w:asciiTheme="majorHAnsi" w:hAnsiTheme="majorHAnsi" w:cstheme="majorHAnsi"/>
                <w:sz w:val="18"/>
              </w:rPr>
            </w:pPr>
            <w:r w:rsidRPr="006736AD">
              <w:rPr>
                <w:rFonts w:asciiTheme="majorHAnsi" w:hAnsiTheme="majorHAnsi" w:cstheme="majorHAnsi"/>
                <w:sz w:val="18"/>
              </w:rPr>
              <w:t>ISO/IEC 27001:2022</w:t>
            </w:r>
          </w:p>
        </w:tc>
        <w:tc>
          <w:tcPr>
            <w:tcW w:w="4110" w:type="dxa"/>
            <w:vAlign w:val="center"/>
          </w:tcPr>
          <w:p w14:paraId="7FA53342" w14:textId="77777777" w:rsidR="00ED60D0" w:rsidRPr="004967F7" w:rsidRDefault="00ED60D0" w:rsidP="00450372">
            <w:pPr>
              <w:spacing w:before="60" w:after="60" w:line="276" w:lineRule="auto"/>
              <w:rPr>
                <w:rFonts w:asciiTheme="majorHAnsi" w:hAnsiTheme="majorHAnsi" w:cstheme="majorHAnsi"/>
                <w:sz w:val="18"/>
              </w:rPr>
            </w:pPr>
          </w:p>
        </w:tc>
      </w:tr>
      <w:tr w:rsidR="006736AD" w:rsidRPr="004967F7" w14:paraId="5F2EF2E7" w14:textId="77777777" w:rsidTr="00450372">
        <w:tc>
          <w:tcPr>
            <w:tcW w:w="988" w:type="dxa"/>
            <w:vAlign w:val="center"/>
          </w:tcPr>
          <w:p w14:paraId="7607875B" w14:textId="18AB4004" w:rsidR="006736AD" w:rsidRPr="004967F7" w:rsidRDefault="006736AD" w:rsidP="00450372">
            <w:pPr>
              <w:spacing w:before="60" w:after="60"/>
              <w:rPr>
                <w:rFonts w:asciiTheme="majorHAnsi" w:hAnsiTheme="majorHAnsi" w:cstheme="majorHAnsi"/>
                <w:sz w:val="18"/>
              </w:rPr>
            </w:pPr>
            <w:r>
              <w:rPr>
                <w:rFonts w:asciiTheme="majorHAnsi" w:hAnsiTheme="majorHAnsi" w:cstheme="majorHAnsi"/>
                <w:sz w:val="18"/>
              </w:rPr>
              <w:t>R02</w:t>
            </w:r>
          </w:p>
        </w:tc>
        <w:tc>
          <w:tcPr>
            <w:tcW w:w="5103" w:type="dxa"/>
            <w:vAlign w:val="center"/>
          </w:tcPr>
          <w:p w14:paraId="19E0A02D" w14:textId="42985A00" w:rsidR="006736AD" w:rsidRPr="006736AD" w:rsidRDefault="006736AD" w:rsidP="006736AD">
            <w:pPr>
              <w:spacing w:before="60" w:after="60"/>
              <w:rPr>
                <w:rFonts w:asciiTheme="majorHAnsi" w:hAnsiTheme="majorHAnsi" w:cstheme="majorHAnsi"/>
                <w:sz w:val="18"/>
              </w:rPr>
            </w:pPr>
            <w:r w:rsidRPr="006736AD">
              <w:rPr>
                <w:rFonts w:asciiTheme="majorHAnsi" w:hAnsiTheme="majorHAnsi" w:cstheme="majorHAnsi"/>
                <w:sz w:val="18"/>
              </w:rPr>
              <w:t>NIST SP 800-53 Rev. 5.1.1</w:t>
            </w:r>
          </w:p>
        </w:tc>
        <w:tc>
          <w:tcPr>
            <w:tcW w:w="4110" w:type="dxa"/>
            <w:vAlign w:val="center"/>
          </w:tcPr>
          <w:p w14:paraId="596DAA66" w14:textId="77777777" w:rsidR="006736AD" w:rsidRPr="004967F7" w:rsidRDefault="006736AD" w:rsidP="00450372">
            <w:pPr>
              <w:spacing w:before="60" w:after="60"/>
              <w:rPr>
                <w:rFonts w:asciiTheme="majorHAnsi" w:hAnsiTheme="majorHAnsi" w:cstheme="majorHAnsi"/>
                <w:sz w:val="18"/>
              </w:rPr>
            </w:pPr>
          </w:p>
        </w:tc>
      </w:tr>
    </w:tbl>
    <w:p w14:paraId="6B60CB09" w14:textId="77777777" w:rsidR="00ED60D0" w:rsidRPr="004967F7" w:rsidRDefault="00ED60D0" w:rsidP="007C2B80"/>
    <w:p w14:paraId="2BF788E1" w14:textId="358923FA" w:rsidR="00E71643" w:rsidRPr="004967F7" w:rsidRDefault="00BC7880" w:rsidP="00A62701">
      <w:pPr>
        <w:pStyle w:val="Anhang"/>
      </w:pPr>
      <w:bookmarkStart w:id="346" w:name="_Toc143764070"/>
      <w:bookmarkStart w:id="347" w:name="_Toc143789000"/>
      <w:bookmarkStart w:id="348" w:name="_Toc148950506"/>
      <w:bookmarkStart w:id="349" w:name="_Toc211667099"/>
      <w:r w:rsidRPr="004967F7">
        <w:t>Dokumentinformationen</w:t>
      </w:r>
      <w:bookmarkEnd w:id="346"/>
      <w:bookmarkEnd w:id="347"/>
      <w:bookmarkEnd w:id="348"/>
      <w:bookmarkEnd w:id="349"/>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
        <w:gridCol w:w="5127"/>
        <w:gridCol w:w="2409"/>
        <w:gridCol w:w="1701"/>
      </w:tblGrid>
      <w:tr w:rsidR="00BC7880" w:rsidRPr="004967F7" w14:paraId="170F9FE8" w14:textId="77777777" w:rsidTr="001C1E03">
        <w:trPr>
          <w:trHeight w:val="397"/>
        </w:trPr>
        <w:tc>
          <w:tcPr>
            <w:tcW w:w="10201" w:type="dxa"/>
            <w:gridSpan w:val="4"/>
            <w:shd w:val="clear" w:color="auto" w:fill="E4ECF3" w:themeFill="accent1" w:themeFillTint="33"/>
            <w:vAlign w:val="center"/>
          </w:tcPr>
          <w:p w14:paraId="3FA77A67" w14:textId="5F81020C" w:rsidR="00BC7880" w:rsidRPr="004967F7" w:rsidRDefault="00BC7880" w:rsidP="001C1E03">
            <w:pPr>
              <w:spacing w:before="60" w:after="60"/>
              <w:rPr>
                <w:rFonts w:asciiTheme="majorHAnsi" w:hAnsiTheme="majorHAnsi" w:cstheme="majorHAnsi"/>
                <w:b/>
                <w:sz w:val="20"/>
              </w:rPr>
            </w:pPr>
            <w:r w:rsidRPr="004967F7">
              <w:rPr>
                <w:rFonts w:asciiTheme="majorHAnsi" w:hAnsiTheme="majorHAnsi" w:cstheme="majorHAnsi"/>
                <w:b/>
                <w:sz w:val="20"/>
              </w:rPr>
              <w:t>Änderungshistorie</w:t>
            </w:r>
          </w:p>
        </w:tc>
      </w:tr>
      <w:tr w:rsidR="00E71643" w:rsidRPr="004967F7" w14:paraId="4DABB66A" w14:textId="77777777" w:rsidTr="001C1E03">
        <w:trPr>
          <w:trHeight w:val="397"/>
        </w:trPr>
        <w:tc>
          <w:tcPr>
            <w:tcW w:w="964" w:type="dxa"/>
            <w:shd w:val="clear" w:color="auto" w:fill="E5E5E5" w:themeFill="text1" w:themeFillTint="1A"/>
            <w:vAlign w:val="center"/>
          </w:tcPr>
          <w:p w14:paraId="30C2E057" w14:textId="77777777" w:rsidR="00E71643" w:rsidRPr="004967F7" w:rsidRDefault="00E71643" w:rsidP="001C1E03">
            <w:pPr>
              <w:spacing w:before="60" w:after="60"/>
              <w:rPr>
                <w:rFonts w:asciiTheme="majorHAnsi" w:hAnsiTheme="majorHAnsi" w:cstheme="majorHAnsi"/>
                <w:b/>
                <w:sz w:val="20"/>
              </w:rPr>
            </w:pPr>
            <w:r w:rsidRPr="004967F7">
              <w:rPr>
                <w:rFonts w:asciiTheme="majorHAnsi" w:hAnsiTheme="majorHAnsi" w:cstheme="majorHAnsi"/>
                <w:b/>
                <w:sz w:val="20"/>
              </w:rPr>
              <w:t>Version</w:t>
            </w:r>
          </w:p>
        </w:tc>
        <w:tc>
          <w:tcPr>
            <w:tcW w:w="5127" w:type="dxa"/>
            <w:shd w:val="clear" w:color="auto" w:fill="E5E5E5" w:themeFill="text1" w:themeFillTint="1A"/>
            <w:vAlign w:val="center"/>
          </w:tcPr>
          <w:p w14:paraId="3F253E80" w14:textId="77777777" w:rsidR="00E71643" w:rsidRPr="004967F7" w:rsidRDefault="00E71643" w:rsidP="001C1E03">
            <w:pPr>
              <w:spacing w:before="60" w:after="60"/>
              <w:rPr>
                <w:rFonts w:asciiTheme="majorHAnsi" w:hAnsiTheme="majorHAnsi" w:cstheme="majorHAnsi"/>
                <w:b/>
                <w:sz w:val="20"/>
              </w:rPr>
            </w:pPr>
            <w:r w:rsidRPr="004967F7">
              <w:rPr>
                <w:rFonts w:asciiTheme="majorHAnsi" w:hAnsiTheme="majorHAnsi" w:cstheme="majorHAnsi"/>
                <w:b/>
                <w:sz w:val="20"/>
              </w:rPr>
              <w:t>Beschreibung</w:t>
            </w:r>
          </w:p>
        </w:tc>
        <w:tc>
          <w:tcPr>
            <w:tcW w:w="2409" w:type="dxa"/>
            <w:shd w:val="clear" w:color="auto" w:fill="E5E5E5" w:themeFill="text1" w:themeFillTint="1A"/>
            <w:vAlign w:val="center"/>
          </w:tcPr>
          <w:p w14:paraId="12DB86A0" w14:textId="77777777" w:rsidR="00E71643" w:rsidRPr="004967F7" w:rsidRDefault="00E71643" w:rsidP="001C1E03">
            <w:pPr>
              <w:spacing w:before="60" w:after="60"/>
              <w:rPr>
                <w:rFonts w:asciiTheme="majorHAnsi" w:hAnsiTheme="majorHAnsi" w:cstheme="majorHAnsi"/>
                <w:b/>
                <w:sz w:val="20"/>
              </w:rPr>
            </w:pPr>
            <w:r w:rsidRPr="004967F7">
              <w:rPr>
                <w:rFonts w:asciiTheme="majorHAnsi" w:hAnsiTheme="majorHAnsi" w:cstheme="majorHAnsi"/>
                <w:b/>
                <w:sz w:val="20"/>
              </w:rPr>
              <w:t>Autor</w:t>
            </w:r>
          </w:p>
        </w:tc>
        <w:tc>
          <w:tcPr>
            <w:tcW w:w="1701" w:type="dxa"/>
            <w:shd w:val="clear" w:color="auto" w:fill="E5E5E5" w:themeFill="text1" w:themeFillTint="1A"/>
            <w:vAlign w:val="center"/>
          </w:tcPr>
          <w:p w14:paraId="43E1EF72" w14:textId="567BD189" w:rsidR="00E71643" w:rsidRPr="004967F7" w:rsidRDefault="00E71643" w:rsidP="001C1E03">
            <w:pPr>
              <w:spacing w:before="60" w:after="60"/>
              <w:rPr>
                <w:rFonts w:asciiTheme="majorHAnsi" w:hAnsiTheme="majorHAnsi" w:cstheme="majorHAnsi"/>
                <w:b/>
                <w:sz w:val="20"/>
              </w:rPr>
            </w:pPr>
            <w:r w:rsidRPr="004967F7">
              <w:rPr>
                <w:rFonts w:asciiTheme="majorHAnsi" w:hAnsiTheme="majorHAnsi" w:cstheme="majorHAnsi"/>
                <w:b/>
                <w:sz w:val="20"/>
              </w:rPr>
              <w:t>Datum</w:t>
            </w:r>
          </w:p>
        </w:tc>
      </w:tr>
      <w:tr w:rsidR="00E71643" w:rsidRPr="004967F7" w14:paraId="42173BF7" w14:textId="77777777" w:rsidTr="001C1E03">
        <w:trPr>
          <w:trHeight w:val="284"/>
        </w:trPr>
        <w:tc>
          <w:tcPr>
            <w:tcW w:w="964" w:type="dxa"/>
            <w:vAlign w:val="center"/>
          </w:tcPr>
          <w:p w14:paraId="4F81DDB8" w14:textId="77777777" w:rsidR="00E71643" w:rsidRPr="004967F7" w:rsidRDefault="00E71643" w:rsidP="001C1E03">
            <w:pPr>
              <w:spacing w:before="60" w:after="60"/>
              <w:rPr>
                <w:rFonts w:asciiTheme="majorHAnsi" w:hAnsiTheme="majorHAnsi" w:cstheme="majorHAnsi"/>
                <w:sz w:val="18"/>
              </w:rPr>
            </w:pPr>
            <w:r w:rsidRPr="004967F7">
              <w:rPr>
                <w:rFonts w:asciiTheme="majorHAnsi" w:hAnsiTheme="majorHAnsi" w:cstheme="majorHAnsi"/>
                <w:sz w:val="18"/>
              </w:rPr>
              <w:t>0.1</w:t>
            </w:r>
          </w:p>
        </w:tc>
        <w:tc>
          <w:tcPr>
            <w:tcW w:w="5127" w:type="dxa"/>
            <w:vAlign w:val="center"/>
          </w:tcPr>
          <w:p w14:paraId="4423B42F" w14:textId="72A4575D" w:rsidR="00E71643" w:rsidRPr="004967F7" w:rsidRDefault="00BC7880" w:rsidP="001C1E03">
            <w:pPr>
              <w:spacing w:before="60" w:after="60"/>
              <w:rPr>
                <w:rFonts w:asciiTheme="majorHAnsi" w:hAnsiTheme="majorHAnsi" w:cstheme="majorHAnsi"/>
                <w:sz w:val="18"/>
              </w:rPr>
            </w:pPr>
            <w:r w:rsidRPr="004967F7">
              <w:rPr>
                <w:rFonts w:asciiTheme="majorHAnsi" w:hAnsiTheme="majorHAnsi" w:cstheme="majorHAnsi"/>
                <w:sz w:val="18"/>
              </w:rPr>
              <w:t>Skeleton</w:t>
            </w:r>
            <w:r w:rsidR="00B35EFD">
              <w:rPr>
                <w:rFonts w:asciiTheme="majorHAnsi" w:hAnsiTheme="majorHAnsi" w:cstheme="majorHAnsi"/>
                <w:sz w:val="18"/>
              </w:rPr>
              <w:t xml:space="preserve">, </w:t>
            </w:r>
            <w:proofErr w:type="spellStart"/>
            <w:r w:rsidR="00754999">
              <w:rPr>
                <w:rFonts w:asciiTheme="majorHAnsi" w:hAnsiTheme="majorHAnsi" w:cstheme="majorHAnsi"/>
                <w:sz w:val="18"/>
              </w:rPr>
              <w:t>Scope</w:t>
            </w:r>
            <w:proofErr w:type="spellEnd"/>
            <w:r w:rsidR="00754999">
              <w:rPr>
                <w:rFonts w:asciiTheme="majorHAnsi" w:hAnsiTheme="majorHAnsi" w:cstheme="majorHAnsi"/>
                <w:sz w:val="18"/>
              </w:rPr>
              <w:t xml:space="preserve"> </w:t>
            </w:r>
            <w:proofErr w:type="spellStart"/>
            <w:r w:rsidR="00754999">
              <w:rPr>
                <w:rFonts w:asciiTheme="majorHAnsi" w:hAnsiTheme="majorHAnsi" w:cstheme="majorHAnsi"/>
                <w:sz w:val="18"/>
              </w:rPr>
              <w:t>Definiton</w:t>
            </w:r>
            <w:proofErr w:type="spellEnd"/>
          </w:p>
        </w:tc>
        <w:tc>
          <w:tcPr>
            <w:tcW w:w="2409" w:type="dxa"/>
            <w:vAlign w:val="center"/>
          </w:tcPr>
          <w:p w14:paraId="28C44ED6" w14:textId="69ABED89" w:rsidR="00E71643" w:rsidRPr="004967F7" w:rsidRDefault="00653F1A" w:rsidP="001C1E03">
            <w:pPr>
              <w:spacing w:before="60" w:after="60"/>
              <w:rPr>
                <w:rFonts w:asciiTheme="majorHAnsi" w:hAnsiTheme="majorHAnsi" w:cstheme="majorHAnsi"/>
                <w:sz w:val="18"/>
              </w:rPr>
            </w:pPr>
            <w:r>
              <w:rPr>
                <w:rFonts w:asciiTheme="majorHAnsi" w:hAnsiTheme="majorHAnsi" w:cstheme="majorHAnsi"/>
                <w:sz w:val="18"/>
              </w:rPr>
              <w:t>XAHON</w:t>
            </w:r>
          </w:p>
        </w:tc>
        <w:tc>
          <w:tcPr>
            <w:tcW w:w="1701" w:type="dxa"/>
            <w:vAlign w:val="center"/>
          </w:tcPr>
          <w:p w14:paraId="0E112077" w14:textId="42E865B8" w:rsidR="00E71643" w:rsidRPr="004967F7" w:rsidRDefault="00653F1A" w:rsidP="001C1E03">
            <w:pPr>
              <w:spacing w:before="60" w:after="60"/>
              <w:rPr>
                <w:rFonts w:asciiTheme="majorHAnsi" w:hAnsiTheme="majorHAnsi" w:cstheme="majorHAnsi"/>
                <w:sz w:val="18"/>
              </w:rPr>
            </w:pPr>
            <w:r>
              <w:rPr>
                <w:rFonts w:asciiTheme="majorHAnsi" w:hAnsiTheme="majorHAnsi" w:cstheme="majorHAnsi"/>
                <w:sz w:val="18"/>
              </w:rPr>
              <w:t>0</w:t>
            </w:r>
            <w:r w:rsidR="001378A8">
              <w:rPr>
                <w:rFonts w:asciiTheme="majorHAnsi" w:hAnsiTheme="majorHAnsi" w:cstheme="majorHAnsi"/>
                <w:sz w:val="18"/>
              </w:rPr>
              <w:t>5</w:t>
            </w:r>
            <w:r>
              <w:rPr>
                <w:rFonts w:asciiTheme="majorHAnsi" w:hAnsiTheme="majorHAnsi" w:cstheme="majorHAnsi"/>
                <w:sz w:val="18"/>
              </w:rPr>
              <w:t>. Mai 2025</w:t>
            </w:r>
          </w:p>
        </w:tc>
      </w:tr>
      <w:tr w:rsidR="00754999" w:rsidRPr="004967F7" w14:paraId="60C9BE40" w14:textId="77777777" w:rsidTr="001C1E03">
        <w:trPr>
          <w:trHeight w:val="284"/>
        </w:trPr>
        <w:tc>
          <w:tcPr>
            <w:tcW w:w="964" w:type="dxa"/>
            <w:vAlign w:val="center"/>
          </w:tcPr>
          <w:p w14:paraId="025E91FD" w14:textId="5294B07F" w:rsidR="00754999" w:rsidRPr="004967F7" w:rsidRDefault="00754999" w:rsidP="001C1E03">
            <w:pPr>
              <w:spacing w:before="60" w:after="60"/>
              <w:rPr>
                <w:rFonts w:asciiTheme="majorHAnsi" w:hAnsiTheme="majorHAnsi" w:cstheme="majorHAnsi"/>
                <w:sz w:val="18"/>
              </w:rPr>
            </w:pPr>
            <w:r>
              <w:rPr>
                <w:rFonts w:asciiTheme="majorHAnsi" w:hAnsiTheme="majorHAnsi" w:cstheme="majorHAnsi"/>
                <w:sz w:val="18"/>
              </w:rPr>
              <w:t>0.2</w:t>
            </w:r>
          </w:p>
        </w:tc>
        <w:tc>
          <w:tcPr>
            <w:tcW w:w="5127" w:type="dxa"/>
            <w:vAlign w:val="center"/>
          </w:tcPr>
          <w:p w14:paraId="01134765" w14:textId="67E042AD" w:rsidR="00754999" w:rsidRPr="004967F7" w:rsidRDefault="00754999" w:rsidP="001C1E03">
            <w:pPr>
              <w:spacing w:before="60" w:after="60"/>
              <w:rPr>
                <w:rFonts w:asciiTheme="majorHAnsi" w:hAnsiTheme="majorHAnsi" w:cstheme="majorHAnsi"/>
                <w:sz w:val="18"/>
              </w:rPr>
            </w:pPr>
            <w:r>
              <w:rPr>
                <w:rFonts w:asciiTheme="majorHAnsi" w:hAnsiTheme="majorHAnsi" w:cstheme="majorHAnsi"/>
                <w:sz w:val="18"/>
              </w:rPr>
              <w:t xml:space="preserve">Initialer </w:t>
            </w:r>
            <w:proofErr w:type="spellStart"/>
            <w:r>
              <w:rPr>
                <w:rFonts w:asciiTheme="majorHAnsi" w:hAnsiTheme="majorHAnsi" w:cstheme="majorHAnsi"/>
                <w:sz w:val="18"/>
              </w:rPr>
              <w:t>Draft</w:t>
            </w:r>
            <w:proofErr w:type="spellEnd"/>
            <w:r>
              <w:rPr>
                <w:rFonts w:asciiTheme="majorHAnsi" w:hAnsiTheme="majorHAnsi" w:cstheme="majorHAnsi"/>
                <w:sz w:val="18"/>
              </w:rPr>
              <w:t xml:space="preserve"> für </w:t>
            </w:r>
            <w:proofErr w:type="gramStart"/>
            <w:r>
              <w:rPr>
                <w:rFonts w:asciiTheme="majorHAnsi" w:hAnsiTheme="majorHAnsi" w:cstheme="majorHAnsi"/>
                <w:sz w:val="18"/>
              </w:rPr>
              <w:t>ZISA Review</w:t>
            </w:r>
            <w:proofErr w:type="gramEnd"/>
          </w:p>
        </w:tc>
        <w:tc>
          <w:tcPr>
            <w:tcW w:w="2409" w:type="dxa"/>
            <w:vAlign w:val="center"/>
          </w:tcPr>
          <w:p w14:paraId="5BA68ED0" w14:textId="13496613" w:rsidR="00754999" w:rsidRDefault="00754999" w:rsidP="001C1E03">
            <w:pPr>
              <w:spacing w:before="60" w:after="60"/>
              <w:rPr>
                <w:rFonts w:asciiTheme="majorHAnsi" w:hAnsiTheme="majorHAnsi" w:cstheme="majorHAnsi"/>
                <w:sz w:val="18"/>
              </w:rPr>
            </w:pPr>
            <w:r>
              <w:rPr>
                <w:rFonts w:asciiTheme="majorHAnsi" w:hAnsiTheme="majorHAnsi" w:cstheme="majorHAnsi"/>
                <w:sz w:val="18"/>
              </w:rPr>
              <w:t>XILVA</w:t>
            </w:r>
          </w:p>
        </w:tc>
        <w:tc>
          <w:tcPr>
            <w:tcW w:w="1701" w:type="dxa"/>
            <w:vAlign w:val="center"/>
          </w:tcPr>
          <w:p w14:paraId="1FC196FA" w14:textId="2FF23C99" w:rsidR="00754999" w:rsidRDefault="00754999" w:rsidP="001C1E03">
            <w:pPr>
              <w:spacing w:before="60" w:after="60"/>
              <w:rPr>
                <w:rFonts w:asciiTheme="majorHAnsi" w:hAnsiTheme="majorHAnsi" w:cstheme="majorHAnsi"/>
                <w:sz w:val="18"/>
              </w:rPr>
            </w:pPr>
            <w:r>
              <w:rPr>
                <w:rFonts w:asciiTheme="majorHAnsi" w:hAnsiTheme="majorHAnsi" w:cstheme="majorHAnsi"/>
                <w:sz w:val="18"/>
              </w:rPr>
              <w:t>14. Jul 2025</w:t>
            </w:r>
          </w:p>
        </w:tc>
      </w:tr>
      <w:tr w:rsidR="000364B5" w:rsidRPr="004967F7" w14:paraId="370D4F1F" w14:textId="77777777" w:rsidTr="001C1E03">
        <w:trPr>
          <w:trHeight w:val="284"/>
        </w:trPr>
        <w:tc>
          <w:tcPr>
            <w:tcW w:w="964" w:type="dxa"/>
            <w:vAlign w:val="center"/>
          </w:tcPr>
          <w:p w14:paraId="05C2392C" w14:textId="055574B3" w:rsidR="000364B5" w:rsidRPr="004967F7" w:rsidRDefault="000364B5" w:rsidP="001C1E03">
            <w:pPr>
              <w:spacing w:before="60" w:after="60"/>
              <w:rPr>
                <w:rFonts w:asciiTheme="majorHAnsi" w:hAnsiTheme="majorHAnsi" w:cstheme="majorHAnsi"/>
                <w:sz w:val="18"/>
              </w:rPr>
            </w:pPr>
            <w:r>
              <w:rPr>
                <w:rFonts w:asciiTheme="majorHAnsi" w:hAnsiTheme="majorHAnsi" w:cstheme="majorHAnsi"/>
                <w:sz w:val="18"/>
              </w:rPr>
              <w:t>0.3</w:t>
            </w:r>
          </w:p>
        </w:tc>
        <w:tc>
          <w:tcPr>
            <w:tcW w:w="5127" w:type="dxa"/>
            <w:vAlign w:val="center"/>
          </w:tcPr>
          <w:p w14:paraId="071800EA" w14:textId="55041697" w:rsidR="000364B5" w:rsidRPr="0006067D" w:rsidRDefault="00754999" w:rsidP="001C1E03">
            <w:pPr>
              <w:spacing w:before="60" w:after="60"/>
              <w:rPr>
                <w:rFonts w:asciiTheme="majorHAnsi" w:hAnsiTheme="majorHAnsi" w:cstheme="majorHAnsi"/>
                <w:sz w:val="18"/>
                <w:lang w:val="en-US"/>
              </w:rPr>
            </w:pPr>
            <w:r>
              <w:rPr>
                <w:rFonts w:asciiTheme="majorHAnsi" w:hAnsiTheme="majorHAnsi" w:cstheme="majorHAnsi"/>
                <w:sz w:val="18"/>
                <w:lang w:val="en-US"/>
              </w:rPr>
              <w:t>Erste</w:t>
            </w:r>
            <w:r w:rsidR="000364B5" w:rsidRPr="0006067D">
              <w:rPr>
                <w:rFonts w:asciiTheme="majorHAnsi" w:hAnsiTheme="majorHAnsi" w:cstheme="majorHAnsi"/>
                <w:sz w:val="18"/>
                <w:lang w:val="en-US"/>
              </w:rPr>
              <w:t xml:space="preserve"> Version</w:t>
            </w:r>
            <w:r w:rsidR="0006067D">
              <w:rPr>
                <w:rFonts w:asciiTheme="majorHAnsi" w:hAnsiTheme="majorHAnsi" w:cstheme="majorHAnsi"/>
                <w:sz w:val="18"/>
                <w:lang w:val="en-US"/>
              </w:rPr>
              <w:t xml:space="preserve"> – </w:t>
            </w:r>
            <w:proofErr w:type="spellStart"/>
            <w:r w:rsidR="0006067D">
              <w:rPr>
                <w:rFonts w:asciiTheme="majorHAnsi" w:hAnsiTheme="majorHAnsi" w:cstheme="majorHAnsi"/>
                <w:sz w:val="18"/>
                <w:lang w:val="en-US"/>
              </w:rPr>
              <w:t>mit</w:t>
            </w:r>
            <w:proofErr w:type="spellEnd"/>
            <w:r w:rsidR="0006067D">
              <w:rPr>
                <w:rFonts w:asciiTheme="majorHAnsi" w:hAnsiTheme="majorHAnsi" w:cstheme="majorHAnsi"/>
                <w:sz w:val="18"/>
                <w:lang w:val="en-US"/>
              </w:rPr>
              <w:t xml:space="preserve"> </w:t>
            </w:r>
            <w:r w:rsidR="0006067D" w:rsidRPr="0006067D">
              <w:rPr>
                <w:rFonts w:asciiTheme="majorHAnsi" w:hAnsiTheme="majorHAnsi" w:cstheme="majorHAnsi"/>
                <w:sz w:val="18"/>
                <w:lang w:val="en-US"/>
              </w:rPr>
              <w:t>Feedback Data-</w:t>
            </w:r>
            <w:r w:rsidR="0006067D">
              <w:rPr>
                <w:rFonts w:asciiTheme="majorHAnsi" w:hAnsiTheme="majorHAnsi" w:cstheme="majorHAnsi"/>
                <w:sz w:val="18"/>
                <w:lang w:val="en-US"/>
              </w:rPr>
              <w:t>cloning SME’s</w:t>
            </w:r>
          </w:p>
        </w:tc>
        <w:tc>
          <w:tcPr>
            <w:tcW w:w="2409" w:type="dxa"/>
            <w:vAlign w:val="center"/>
          </w:tcPr>
          <w:p w14:paraId="3EE7BFC3" w14:textId="401E5DF3" w:rsidR="000364B5" w:rsidRDefault="000364B5" w:rsidP="001C1E03">
            <w:pPr>
              <w:spacing w:before="60" w:after="60"/>
              <w:rPr>
                <w:rFonts w:asciiTheme="majorHAnsi" w:hAnsiTheme="majorHAnsi" w:cstheme="majorHAnsi"/>
                <w:sz w:val="18"/>
              </w:rPr>
            </w:pPr>
            <w:r>
              <w:rPr>
                <w:rFonts w:asciiTheme="majorHAnsi" w:hAnsiTheme="majorHAnsi" w:cstheme="majorHAnsi"/>
                <w:sz w:val="18"/>
              </w:rPr>
              <w:t>XILVA</w:t>
            </w:r>
          </w:p>
        </w:tc>
        <w:tc>
          <w:tcPr>
            <w:tcW w:w="1701" w:type="dxa"/>
            <w:vAlign w:val="center"/>
          </w:tcPr>
          <w:p w14:paraId="5BB482DD" w14:textId="07D28D23" w:rsidR="000364B5" w:rsidRDefault="0006067D" w:rsidP="001C1E03">
            <w:pPr>
              <w:spacing w:before="60" w:after="60"/>
              <w:rPr>
                <w:rFonts w:asciiTheme="majorHAnsi" w:hAnsiTheme="majorHAnsi" w:cstheme="majorHAnsi"/>
                <w:sz w:val="18"/>
              </w:rPr>
            </w:pPr>
            <w:r>
              <w:rPr>
                <w:rFonts w:asciiTheme="majorHAnsi" w:hAnsiTheme="majorHAnsi" w:cstheme="majorHAnsi"/>
                <w:sz w:val="18"/>
              </w:rPr>
              <w:t>22. Aug 2025</w:t>
            </w:r>
          </w:p>
        </w:tc>
      </w:tr>
      <w:tr w:rsidR="00E71643" w:rsidRPr="004967F7" w14:paraId="5D639B65" w14:textId="77777777" w:rsidTr="001C1E03">
        <w:trPr>
          <w:trHeight w:val="284"/>
        </w:trPr>
        <w:tc>
          <w:tcPr>
            <w:tcW w:w="964" w:type="dxa"/>
            <w:vAlign w:val="center"/>
          </w:tcPr>
          <w:p w14:paraId="10643831" w14:textId="78B0E42D" w:rsidR="00E71643" w:rsidRPr="004967F7" w:rsidRDefault="00653F1A" w:rsidP="001C1E03">
            <w:pPr>
              <w:spacing w:before="60" w:after="60"/>
              <w:rPr>
                <w:rFonts w:asciiTheme="majorHAnsi" w:hAnsiTheme="majorHAnsi" w:cstheme="majorHAnsi"/>
                <w:sz w:val="18"/>
              </w:rPr>
            </w:pPr>
            <w:r>
              <w:rPr>
                <w:rFonts w:asciiTheme="majorHAnsi" w:hAnsiTheme="majorHAnsi" w:cstheme="majorHAnsi"/>
                <w:sz w:val="18"/>
              </w:rPr>
              <w:t>0.4</w:t>
            </w:r>
          </w:p>
        </w:tc>
        <w:tc>
          <w:tcPr>
            <w:tcW w:w="5127" w:type="dxa"/>
            <w:vAlign w:val="center"/>
          </w:tcPr>
          <w:p w14:paraId="6FCC71E3" w14:textId="7B43CEAB" w:rsidR="00E71643" w:rsidRPr="004967F7" w:rsidRDefault="001378A8" w:rsidP="001C1E03">
            <w:pPr>
              <w:spacing w:before="60" w:after="60"/>
              <w:rPr>
                <w:rFonts w:asciiTheme="majorHAnsi" w:hAnsiTheme="majorHAnsi" w:cstheme="majorHAnsi"/>
                <w:sz w:val="18"/>
              </w:rPr>
            </w:pPr>
            <w:r>
              <w:rPr>
                <w:rFonts w:asciiTheme="majorHAnsi" w:hAnsiTheme="majorHAnsi" w:cstheme="majorHAnsi"/>
                <w:sz w:val="18"/>
              </w:rPr>
              <w:t xml:space="preserve">Überarbeitete </w:t>
            </w:r>
            <w:r w:rsidR="00754999">
              <w:rPr>
                <w:rFonts w:asciiTheme="majorHAnsi" w:hAnsiTheme="majorHAnsi" w:cstheme="majorHAnsi"/>
                <w:sz w:val="18"/>
              </w:rPr>
              <w:t>Version</w:t>
            </w:r>
            <w:r>
              <w:rPr>
                <w:rFonts w:asciiTheme="majorHAnsi" w:hAnsiTheme="majorHAnsi" w:cstheme="majorHAnsi"/>
                <w:sz w:val="18"/>
              </w:rPr>
              <w:t xml:space="preserve"> inkl. Adressierung der PROD/DEV Data-</w:t>
            </w:r>
            <w:proofErr w:type="spellStart"/>
            <w:r>
              <w:rPr>
                <w:rFonts w:asciiTheme="majorHAnsi" w:hAnsiTheme="majorHAnsi" w:cstheme="majorHAnsi"/>
                <w:sz w:val="18"/>
              </w:rPr>
              <w:t>cloning</w:t>
            </w:r>
            <w:proofErr w:type="spellEnd"/>
            <w:r>
              <w:rPr>
                <w:rFonts w:asciiTheme="majorHAnsi" w:hAnsiTheme="majorHAnsi" w:cstheme="majorHAnsi"/>
                <w:sz w:val="18"/>
              </w:rPr>
              <w:t xml:space="preserve"> Regelung</w:t>
            </w:r>
          </w:p>
        </w:tc>
        <w:tc>
          <w:tcPr>
            <w:tcW w:w="2409" w:type="dxa"/>
            <w:vAlign w:val="center"/>
          </w:tcPr>
          <w:p w14:paraId="1139F340" w14:textId="377A9040" w:rsidR="00E71643" w:rsidRPr="004967F7" w:rsidRDefault="00653F1A" w:rsidP="001C1E03">
            <w:pPr>
              <w:spacing w:before="60" w:after="60"/>
              <w:rPr>
                <w:rFonts w:asciiTheme="majorHAnsi" w:hAnsiTheme="majorHAnsi" w:cstheme="majorHAnsi"/>
                <w:sz w:val="18"/>
              </w:rPr>
            </w:pPr>
            <w:r w:rsidRPr="00653F1A">
              <w:rPr>
                <w:rFonts w:asciiTheme="majorHAnsi" w:hAnsiTheme="majorHAnsi" w:cstheme="majorHAnsi"/>
                <w:sz w:val="18"/>
              </w:rPr>
              <w:t>XILVA</w:t>
            </w:r>
          </w:p>
        </w:tc>
        <w:tc>
          <w:tcPr>
            <w:tcW w:w="1701" w:type="dxa"/>
            <w:vAlign w:val="center"/>
          </w:tcPr>
          <w:p w14:paraId="7735935F" w14:textId="11311F8D" w:rsidR="00E71643" w:rsidRPr="004967F7" w:rsidRDefault="00653F1A" w:rsidP="001C1E03">
            <w:pPr>
              <w:spacing w:before="60" w:after="60"/>
              <w:rPr>
                <w:rFonts w:asciiTheme="majorHAnsi" w:hAnsiTheme="majorHAnsi" w:cstheme="majorHAnsi"/>
                <w:sz w:val="18"/>
              </w:rPr>
            </w:pPr>
            <w:r>
              <w:rPr>
                <w:rFonts w:asciiTheme="majorHAnsi" w:hAnsiTheme="majorHAnsi" w:cstheme="majorHAnsi"/>
                <w:sz w:val="18"/>
              </w:rPr>
              <w:t>16</w:t>
            </w:r>
            <w:r w:rsidR="000364B5">
              <w:rPr>
                <w:rFonts w:asciiTheme="majorHAnsi" w:hAnsiTheme="majorHAnsi" w:cstheme="majorHAnsi"/>
                <w:sz w:val="18"/>
              </w:rPr>
              <w:t>.</w:t>
            </w:r>
            <w:r>
              <w:rPr>
                <w:rFonts w:asciiTheme="majorHAnsi" w:hAnsiTheme="majorHAnsi" w:cstheme="majorHAnsi"/>
                <w:sz w:val="18"/>
              </w:rPr>
              <w:t xml:space="preserve"> Okt 2025</w:t>
            </w:r>
          </w:p>
        </w:tc>
      </w:tr>
      <w:tr w:rsidR="00E71643" w:rsidRPr="000364B5" w14:paraId="57DFE6CE" w14:textId="77777777" w:rsidTr="001C1E03">
        <w:trPr>
          <w:trHeight w:val="284"/>
        </w:trPr>
        <w:tc>
          <w:tcPr>
            <w:tcW w:w="964" w:type="dxa"/>
            <w:vAlign w:val="center"/>
          </w:tcPr>
          <w:p w14:paraId="514D6382" w14:textId="16048FCC" w:rsidR="00E71643" w:rsidRPr="004967F7" w:rsidRDefault="000364B5" w:rsidP="001C1E03">
            <w:pPr>
              <w:spacing w:before="60" w:after="60"/>
              <w:rPr>
                <w:rFonts w:asciiTheme="majorHAnsi" w:hAnsiTheme="majorHAnsi" w:cstheme="majorHAnsi"/>
                <w:sz w:val="18"/>
              </w:rPr>
            </w:pPr>
            <w:r>
              <w:rPr>
                <w:rFonts w:asciiTheme="majorHAnsi" w:hAnsiTheme="majorHAnsi" w:cstheme="majorHAnsi"/>
                <w:sz w:val="18"/>
              </w:rPr>
              <w:t>0.5</w:t>
            </w:r>
          </w:p>
        </w:tc>
        <w:tc>
          <w:tcPr>
            <w:tcW w:w="5127" w:type="dxa"/>
            <w:vAlign w:val="center"/>
          </w:tcPr>
          <w:p w14:paraId="20EF48B2" w14:textId="501B8079" w:rsidR="00E71643" w:rsidRPr="000364B5" w:rsidRDefault="000364B5" w:rsidP="001C1E03">
            <w:pPr>
              <w:spacing w:before="60" w:after="60"/>
              <w:rPr>
                <w:rFonts w:asciiTheme="majorHAnsi" w:hAnsiTheme="majorHAnsi" w:cstheme="majorHAnsi"/>
                <w:sz w:val="18"/>
                <w:lang w:val="en-US"/>
              </w:rPr>
            </w:pPr>
            <w:r w:rsidRPr="000364B5">
              <w:rPr>
                <w:rFonts w:asciiTheme="majorHAnsi" w:hAnsiTheme="majorHAnsi" w:cstheme="majorHAnsi"/>
                <w:sz w:val="18"/>
                <w:lang w:val="en-US"/>
              </w:rPr>
              <w:t>Cleaned Vers</w:t>
            </w:r>
            <w:r w:rsidR="001378A8">
              <w:rPr>
                <w:rFonts w:asciiTheme="majorHAnsi" w:hAnsiTheme="majorHAnsi" w:cstheme="majorHAnsi"/>
                <w:sz w:val="18"/>
                <w:lang w:val="en-US"/>
              </w:rPr>
              <w:t>io</w:t>
            </w:r>
            <w:r w:rsidRPr="000364B5">
              <w:rPr>
                <w:rFonts w:asciiTheme="majorHAnsi" w:hAnsiTheme="majorHAnsi" w:cstheme="majorHAnsi"/>
                <w:sz w:val="18"/>
                <w:lang w:val="en-US"/>
              </w:rPr>
              <w:t>n für ITSB Rev</w:t>
            </w:r>
            <w:r>
              <w:rPr>
                <w:rFonts w:asciiTheme="majorHAnsi" w:hAnsiTheme="majorHAnsi" w:cstheme="majorHAnsi"/>
                <w:sz w:val="18"/>
                <w:lang w:val="en-US"/>
              </w:rPr>
              <w:t>iew</w:t>
            </w:r>
          </w:p>
        </w:tc>
        <w:tc>
          <w:tcPr>
            <w:tcW w:w="2409" w:type="dxa"/>
            <w:vAlign w:val="center"/>
          </w:tcPr>
          <w:p w14:paraId="16C49FAC" w14:textId="1B7CBC24" w:rsidR="00E71643" w:rsidRPr="000364B5" w:rsidRDefault="000364B5" w:rsidP="001C1E03">
            <w:pPr>
              <w:spacing w:before="60" w:after="60"/>
              <w:rPr>
                <w:rFonts w:asciiTheme="majorHAnsi" w:hAnsiTheme="majorHAnsi" w:cstheme="majorHAnsi"/>
                <w:sz w:val="18"/>
                <w:lang w:val="en-US"/>
              </w:rPr>
            </w:pPr>
            <w:r>
              <w:rPr>
                <w:rFonts w:asciiTheme="majorHAnsi" w:hAnsiTheme="majorHAnsi" w:cstheme="majorHAnsi"/>
                <w:sz w:val="18"/>
                <w:lang w:val="en-US"/>
              </w:rPr>
              <w:t>XAHON</w:t>
            </w:r>
          </w:p>
        </w:tc>
        <w:tc>
          <w:tcPr>
            <w:tcW w:w="1701" w:type="dxa"/>
            <w:vAlign w:val="center"/>
          </w:tcPr>
          <w:p w14:paraId="102E3625" w14:textId="3914170A" w:rsidR="00E71643" w:rsidRPr="000364B5" w:rsidRDefault="000364B5" w:rsidP="001C1E03">
            <w:pPr>
              <w:spacing w:before="60" w:after="60"/>
              <w:rPr>
                <w:rFonts w:asciiTheme="majorHAnsi" w:hAnsiTheme="majorHAnsi" w:cstheme="majorHAnsi"/>
                <w:sz w:val="18"/>
                <w:lang w:val="en-US"/>
              </w:rPr>
            </w:pPr>
            <w:r>
              <w:rPr>
                <w:rFonts w:asciiTheme="majorHAnsi" w:hAnsiTheme="majorHAnsi" w:cstheme="majorHAnsi"/>
                <w:sz w:val="18"/>
                <w:lang w:val="en-US"/>
              </w:rPr>
              <w:t xml:space="preserve">17. </w:t>
            </w:r>
            <w:proofErr w:type="spellStart"/>
            <w:r>
              <w:rPr>
                <w:rFonts w:asciiTheme="majorHAnsi" w:hAnsiTheme="majorHAnsi" w:cstheme="majorHAnsi"/>
                <w:sz w:val="18"/>
                <w:lang w:val="en-US"/>
              </w:rPr>
              <w:t>Okt</w:t>
            </w:r>
            <w:proofErr w:type="spellEnd"/>
            <w:r>
              <w:rPr>
                <w:rFonts w:asciiTheme="majorHAnsi" w:hAnsiTheme="majorHAnsi" w:cstheme="majorHAnsi"/>
                <w:sz w:val="18"/>
                <w:lang w:val="en-US"/>
              </w:rPr>
              <w:t xml:space="preserve"> 2025</w:t>
            </w:r>
          </w:p>
        </w:tc>
      </w:tr>
    </w:tbl>
    <w:p w14:paraId="6E99F8CF" w14:textId="13612E81" w:rsidR="00E71643" w:rsidRPr="000364B5" w:rsidRDefault="00E71643" w:rsidP="00E657B7">
      <w:pPr>
        <w:rPr>
          <w:rFonts w:asciiTheme="majorHAnsi" w:hAnsiTheme="majorHAnsi" w:cstheme="majorHAnsi"/>
          <w:lang w:val="en-US"/>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
        <w:gridCol w:w="1158"/>
        <w:gridCol w:w="1984"/>
        <w:gridCol w:w="1985"/>
        <w:gridCol w:w="4110"/>
      </w:tblGrid>
      <w:tr w:rsidR="00BC7880" w:rsidRPr="004967F7" w14:paraId="2C2678C2" w14:textId="77777777" w:rsidTr="001C1E03">
        <w:trPr>
          <w:trHeight w:val="397"/>
        </w:trPr>
        <w:tc>
          <w:tcPr>
            <w:tcW w:w="10201" w:type="dxa"/>
            <w:gridSpan w:val="5"/>
            <w:shd w:val="clear" w:color="auto" w:fill="E4ECF3" w:themeFill="accent1" w:themeFillTint="33"/>
            <w:vAlign w:val="center"/>
          </w:tcPr>
          <w:p w14:paraId="04EA50B2" w14:textId="62AD62F5" w:rsidR="00BC7880" w:rsidRPr="004967F7" w:rsidRDefault="00BC7880" w:rsidP="001C1E03">
            <w:pPr>
              <w:spacing w:before="60" w:after="60"/>
              <w:rPr>
                <w:rFonts w:asciiTheme="majorHAnsi" w:hAnsiTheme="majorHAnsi" w:cstheme="majorHAnsi"/>
                <w:b/>
                <w:sz w:val="20"/>
              </w:rPr>
            </w:pPr>
            <w:r w:rsidRPr="004967F7">
              <w:rPr>
                <w:rFonts w:asciiTheme="majorHAnsi" w:hAnsiTheme="majorHAnsi" w:cstheme="majorHAnsi"/>
                <w:b/>
                <w:sz w:val="20"/>
              </w:rPr>
              <w:t>Verifizierung / Abnahme</w:t>
            </w:r>
          </w:p>
        </w:tc>
      </w:tr>
      <w:tr w:rsidR="00BC7880" w:rsidRPr="004967F7" w14:paraId="3CA83B1A" w14:textId="58C83D4A" w:rsidTr="001C1E03">
        <w:trPr>
          <w:trHeight w:val="397"/>
        </w:trPr>
        <w:tc>
          <w:tcPr>
            <w:tcW w:w="964" w:type="dxa"/>
            <w:shd w:val="clear" w:color="auto" w:fill="E5E5E5" w:themeFill="text1" w:themeFillTint="1A"/>
            <w:vAlign w:val="center"/>
          </w:tcPr>
          <w:p w14:paraId="77E4DBD3" w14:textId="77777777" w:rsidR="00BC7880" w:rsidRPr="004967F7" w:rsidRDefault="00BC7880" w:rsidP="001C1E03">
            <w:pPr>
              <w:spacing w:before="60" w:after="60"/>
              <w:rPr>
                <w:rFonts w:asciiTheme="majorHAnsi" w:hAnsiTheme="majorHAnsi" w:cstheme="majorHAnsi"/>
                <w:b/>
                <w:sz w:val="20"/>
              </w:rPr>
            </w:pPr>
            <w:r w:rsidRPr="004967F7">
              <w:rPr>
                <w:rFonts w:asciiTheme="majorHAnsi" w:hAnsiTheme="majorHAnsi" w:cstheme="majorHAnsi"/>
                <w:b/>
                <w:sz w:val="20"/>
              </w:rPr>
              <w:t>Version</w:t>
            </w:r>
          </w:p>
        </w:tc>
        <w:tc>
          <w:tcPr>
            <w:tcW w:w="1158" w:type="dxa"/>
            <w:shd w:val="clear" w:color="auto" w:fill="E5E5E5" w:themeFill="text1" w:themeFillTint="1A"/>
            <w:vAlign w:val="center"/>
          </w:tcPr>
          <w:p w14:paraId="21D236D9" w14:textId="265D016D" w:rsidR="00BC7880" w:rsidRPr="004967F7" w:rsidRDefault="00BC7880" w:rsidP="001C1E03">
            <w:pPr>
              <w:spacing w:before="60" w:after="60"/>
              <w:rPr>
                <w:rFonts w:asciiTheme="majorHAnsi" w:hAnsiTheme="majorHAnsi" w:cstheme="majorHAnsi"/>
                <w:b/>
                <w:sz w:val="20"/>
              </w:rPr>
            </w:pPr>
            <w:r w:rsidRPr="004967F7">
              <w:rPr>
                <w:rFonts w:asciiTheme="majorHAnsi" w:hAnsiTheme="majorHAnsi" w:cstheme="majorHAnsi"/>
                <w:b/>
                <w:sz w:val="20"/>
              </w:rPr>
              <w:t>Status</w:t>
            </w:r>
          </w:p>
        </w:tc>
        <w:tc>
          <w:tcPr>
            <w:tcW w:w="1984" w:type="dxa"/>
            <w:shd w:val="clear" w:color="auto" w:fill="E5E5E5" w:themeFill="text1" w:themeFillTint="1A"/>
            <w:vAlign w:val="center"/>
          </w:tcPr>
          <w:p w14:paraId="188EECCA" w14:textId="18A8EE91" w:rsidR="00BC7880" w:rsidRPr="004967F7" w:rsidRDefault="00BC7880" w:rsidP="001C1E03">
            <w:pPr>
              <w:spacing w:before="60" w:after="60"/>
              <w:rPr>
                <w:rFonts w:asciiTheme="majorHAnsi" w:hAnsiTheme="majorHAnsi" w:cstheme="majorHAnsi"/>
                <w:b/>
                <w:sz w:val="20"/>
              </w:rPr>
            </w:pPr>
            <w:r w:rsidRPr="004967F7">
              <w:rPr>
                <w:rFonts w:asciiTheme="majorHAnsi" w:hAnsiTheme="majorHAnsi" w:cstheme="majorHAnsi"/>
                <w:b/>
                <w:sz w:val="20"/>
              </w:rPr>
              <w:t>Durch (Board)</w:t>
            </w:r>
          </w:p>
        </w:tc>
        <w:tc>
          <w:tcPr>
            <w:tcW w:w="1985" w:type="dxa"/>
            <w:shd w:val="clear" w:color="auto" w:fill="E5E5E5" w:themeFill="text1" w:themeFillTint="1A"/>
            <w:vAlign w:val="center"/>
          </w:tcPr>
          <w:p w14:paraId="3E1EBF93" w14:textId="77777777" w:rsidR="00BC7880" w:rsidRPr="004967F7" w:rsidRDefault="00BC7880" w:rsidP="001C1E03">
            <w:pPr>
              <w:spacing w:before="60" w:after="60"/>
              <w:rPr>
                <w:rFonts w:asciiTheme="majorHAnsi" w:hAnsiTheme="majorHAnsi" w:cstheme="majorHAnsi"/>
                <w:b/>
                <w:sz w:val="20"/>
              </w:rPr>
            </w:pPr>
            <w:r w:rsidRPr="004967F7">
              <w:rPr>
                <w:rFonts w:asciiTheme="majorHAnsi" w:hAnsiTheme="majorHAnsi" w:cstheme="majorHAnsi"/>
                <w:b/>
                <w:sz w:val="20"/>
              </w:rPr>
              <w:t>Datum</w:t>
            </w:r>
          </w:p>
        </w:tc>
        <w:tc>
          <w:tcPr>
            <w:tcW w:w="4110" w:type="dxa"/>
            <w:shd w:val="clear" w:color="auto" w:fill="E5E5E5" w:themeFill="text1" w:themeFillTint="1A"/>
            <w:vAlign w:val="center"/>
          </w:tcPr>
          <w:p w14:paraId="14E42351" w14:textId="326089C5" w:rsidR="00BC7880" w:rsidRPr="004967F7" w:rsidRDefault="00BC7880" w:rsidP="001C1E03">
            <w:pPr>
              <w:spacing w:before="60" w:after="60"/>
              <w:rPr>
                <w:rFonts w:asciiTheme="majorHAnsi" w:hAnsiTheme="majorHAnsi" w:cstheme="majorHAnsi"/>
                <w:b/>
                <w:sz w:val="20"/>
              </w:rPr>
            </w:pPr>
            <w:r w:rsidRPr="004967F7">
              <w:rPr>
                <w:rFonts w:asciiTheme="majorHAnsi" w:hAnsiTheme="majorHAnsi" w:cstheme="majorHAnsi"/>
                <w:b/>
                <w:sz w:val="20"/>
              </w:rPr>
              <w:t>Bemerkungen</w:t>
            </w:r>
          </w:p>
        </w:tc>
      </w:tr>
      <w:tr w:rsidR="00BC7880" w:rsidRPr="004967F7" w14:paraId="36A8C7D1" w14:textId="0F2B8F54" w:rsidTr="001C1E03">
        <w:trPr>
          <w:trHeight w:val="284"/>
        </w:trPr>
        <w:tc>
          <w:tcPr>
            <w:tcW w:w="964" w:type="dxa"/>
            <w:vAlign w:val="center"/>
          </w:tcPr>
          <w:p w14:paraId="1CF01FFA" w14:textId="33A4B5B5" w:rsidR="00BC7880" w:rsidRPr="004967F7" w:rsidRDefault="00BC7880" w:rsidP="001C1E03">
            <w:pPr>
              <w:spacing w:before="60" w:after="60"/>
              <w:rPr>
                <w:rFonts w:asciiTheme="majorHAnsi" w:hAnsiTheme="majorHAnsi" w:cstheme="majorHAnsi"/>
                <w:sz w:val="18"/>
              </w:rPr>
            </w:pPr>
          </w:p>
        </w:tc>
        <w:tc>
          <w:tcPr>
            <w:tcW w:w="1158" w:type="dxa"/>
            <w:vAlign w:val="center"/>
          </w:tcPr>
          <w:p w14:paraId="430770E5" w14:textId="54DB6A32" w:rsidR="00BC7880" w:rsidRPr="004967F7" w:rsidRDefault="00BC7880" w:rsidP="001C1E03">
            <w:pPr>
              <w:spacing w:before="60" w:after="60"/>
              <w:rPr>
                <w:rFonts w:asciiTheme="majorHAnsi" w:hAnsiTheme="majorHAnsi" w:cstheme="majorHAnsi"/>
                <w:sz w:val="18"/>
              </w:rPr>
            </w:pPr>
          </w:p>
        </w:tc>
        <w:tc>
          <w:tcPr>
            <w:tcW w:w="1984" w:type="dxa"/>
            <w:vAlign w:val="center"/>
          </w:tcPr>
          <w:p w14:paraId="0F82C814" w14:textId="77777777" w:rsidR="00BC7880" w:rsidRPr="004967F7" w:rsidRDefault="00BC7880" w:rsidP="001C1E03">
            <w:pPr>
              <w:spacing w:before="60" w:after="60"/>
              <w:rPr>
                <w:rFonts w:asciiTheme="majorHAnsi" w:hAnsiTheme="majorHAnsi" w:cstheme="majorHAnsi"/>
                <w:sz w:val="18"/>
              </w:rPr>
            </w:pPr>
          </w:p>
        </w:tc>
        <w:tc>
          <w:tcPr>
            <w:tcW w:w="1985" w:type="dxa"/>
            <w:vAlign w:val="center"/>
          </w:tcPr>
          <w:p w14:paraId="2742544D" w14:textId="53D3D3B7" w:rsidR="00BC7880" w:rsidRPr="004967F7" w:rsidRDefault="00BC7880" w:rsidP="001C1E03">
            <w:pPr>
              <w:spacing w:before="60" w:after="60"/>
              <w:rPr>
                <w:rFonts w:asciiTheme="majorHAnsi" w:hAnsiTheme="majorHAnsi" w:cstheme="majorHAnsi"/>
                <w:sz w:val="18"/>
              </w:rPr>
            </w:pPr>
          </w:p>
        </w:tc>
        <w:tc>
          <w:tcPr>
            <w:tcW w:w="4110" w:type="dxa"/>
            <w:vAlign w:val="center"/>
          </w:tcPr>
          <w:p w14:paraId="15264623" w14:textId="77777777" w:rsidR="00BC7880" w:rsidRPr="004967F7" w:rsidRDefault="00BC7880" w:rsidP="001C1E03">
            <w:pPr>
              <w:spacing w:before="60" w:after="60"/>
              <w:rPr>
                <w:rFonts w:asciiTheme="majorHAnsi" w:hAnsiTheme="majorHAnsi" w:cstheme="majorHAnsi"/>
                <w:sz w:val="18"/>
              </w:rPr>
            </w:pPr>
          </w:p>
        </w:tc>
      </w:tr>
    </w:tbl>
    <w:p w14:paraId="1241BBF2" w14:textId="6B85D839" w:rsidR="006E2999" w:rsidRPr="004967F7" w:rsidRDefault="006E2999" w:rsidP="00E657B7">
      <w:pPr>
        <w:rPr>
          <w:rFonts w:asciiTheme="majorHAnsi" w:hAnsiTheme="majorHAnsi" w:cstheme="majorHAnsi"/>
        </w:rPr>
      </w:pPr>
    </w:p>
    <w:p w14:paraId="71B655A3" w14:textId="77777777" w:rsidR="00C532AB" w:rsidRPr="004967F7" w:rsidRDefault="00C532AB" w:rsidP="00A62701">
      <w:pPr>
        <w:pStyle w:val="Anhang"/>
      </w:pPr>
      <w:bookmarkStart w:id="350" w:name="_Toc143764071"/>
      <w:bookmarkStart w:id="351" w:name="_Toc143789001"/>
      <w:bookmarkStart w:id="352" w:name="_Toc148950507"/>
      <w:bookmarkStart w:id="353" w:name="_Ref211335051"/>
      <w:bookmarkStart w:id="354" w:name="_Ref211335056"/>
      <w:bookmarkStart w:id="355" w:name="_Toc211667100"/>
      <w:r w:rsidRPr="004967F7">
        <w:t>Glossar</w:t>
      </w:r>
      <w:bookmarkEnd w:id="350"/>
      <w:bookmarkEnd w:id="351"/>
      <w:bookmarkEnd w:id="352"/>
      <w:bookmarkEnd w:id="353"/>
      <w:bookmarkEnd w:id="354"/>
      <w:bookmarkEnd w:id="355"/>
    </w:p>
    <w:p w14:paraId="65717020" w14:textId="1DEE5D6B" w:rsidR="00601807" w:rsidRPr="004967F7" w:rsidRDefault="00C532AB" w:rsidP="000364B5">
      <w:pPr>
        <w:keepNext/>
        <w:keepLines/>
      </w:pPr>
      <w:r w:rsidRPr="004967F7">
        <w:t xml:space="preserve">Verweis auf das zentrale </w:t>
      </w:r>
      <w:hyperlink r:id="rId38" w:history="1">
        <w:r w:rsidRPr="004967F7">
          <w:rPr>
            <w:rStyle w:val="Hyperlink"/>
          </w:rPr>
          <w:t>IT Security Begriffsverzeichnis</w:t>
        </w:r>
      </w:hyperlink>
    </w:p>
    <w:sectPr w:rsidR="00601807" w:rsidRPr="004967F7" w:rsidSect="00526BE3">
      <w:headerReference w:type="default" r:id="rId39"/>
      <w:footerReference w:type="default" r:id="rId40"/>
      <w:headerReference w:type="first" r:id="rId41"/>
      <w:footerReference w:type="first" r:id="rId42"/>
      <w:pgSz w:w="11906" w:h="16838" w:code="9"/>
      <w:pgMar w:top="2438" w:right="851" w:bottom="1134" w:left="1134" w:header="567" w:footer="39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Meier Silvio" w:date="2025-10-20T15:33:00Z" w:initials="MS">
    <w:p w14:paraId="02715001" w14:textId="77777777" w:rsidR="00510F3A" w:rsidRDefault="00700624" w:rsidP="00510F3A">
      <w:pPr>
        <w:pStyle w:val="CommentText"/>
      </w:pPr>
      <w:r>
        <w:rPr>
          <w:rStyle w:val="CommentReference"/>
        </w:rPr>
        <w:annotationRef/>
      </w:r>
      <w:r w:rsidR="00510F3A">
        <w:rPr>
          <w:color w:val="080808"/>
        </w:rPr>
        <w:t>Impliziert, dass es nur Applikationsverantwortliche und Endbenutzer gibt. Sind ausschliesslich nur  Applikationsverantwortliche adressiert? Was ist z.B. mit Dateneignern. Evtl. muss ein Dateneigner stellenweise ebenfalls beurteilen können, dass die Applikation, die seine Daten hostet, die nötigen Anforderungen erfüllt.</w:t>
      </w:r>
    </w:p>
    <w:p w14:paraId="5016EAD0" w14:textId="77777777" w:rsidR="00510F3A" w:rsidRDefault="00510F3A" w:rsidP="00510F3A">
      <w:pPr>
        <w:pStyle w:val="CommentText"/>
      </w:pPr>
    </w:p>
    <w:p w14:paraId="4E6981C2" w14:textId="77777777" w:rsidR="00510F3A" w:rsidRDefault="00510F3A" w:rsidP="00510F3A">
      <w:pPr>
        <w:pStyle w:val="CommentText"/>
      </w:pPr>
      <w:r>
        <w:rPr>
          <w:color w:val="080808"/>
        </w:rPr>
        <w:t>Was ist mit anderen Rollen aus der Data-Governance, sind die ebenfalls nicht adressiert?</w:t>
      </w:r>
    </w:p>
  </w:comment>
  <w:comment w:id="23" w:author="Schregenberger Daniel" w:date="2025-10-28T13:49:00Z" w:initials="SD">
    <w:p w14:paraId="2D7746BA" w14:textId="77777777" w:rsidR="0000098C" w:rsidRDefault="0000098C" w:rsidP="0000098C">
      <w:pPr>
        <w:pStyle w:val="CommentText"/>
      </w:pPr>
      <w:r>
        <w:rPr>
          <w:rStyle w:val="CommentReference"/>
        </w:rPr>
        <w:annotationRef/>
      </w:r>
      <w:r>
        <w:t>Enduser Computing ist also explizit ausgeschlossen?</w:t>
      </w:r>
    </w:p>
  </w:comment>
  <w:comment w:id="24" w:author="Vasilenko Ilya" w:date="2025-10-28T15:31:00Z" w:initials="VI">
    <w:p w14:paraId="2D7333BA" w14:textId="77777777" w:rsidR="004B7052" w:rsidRDefault="004B7052" w:rsidP="004B7052">
      <w:pPr>
        <w:pStyle w:val="CommentText"/>
        <w:ind w:left="400"/>
      </w:pPr>
      <w:r>
        <w:rPr>
          <w:rStyle w:val="CommentReference"/>
        </w:rPr>
        <w:annotationRef/>
      </w:r>
      <w:r>
        <w:t xml:space="preserve">Ja. Enduser Computing ist im Standard </w:t>
      </w:r>
      <w:r>
        <w:rPr>
          <w:color w:val="444444"/>
        </w:rPr>
        <w:t>ITSM-S-3003 Elektronischer Arbeitsplatz adressiert.</w:t>
      </w:r>
    </w:p>
  </w:comment>
  <w:comment w:id="31" w:author="Valle Lukas" w:date="2025-10-27T10:07:00Z" w:initials="VL">
    <w:p w14:paraId="15B7E1A2" w14:textId="77777777" w:rsidR="002260D3" w:rsidRDefault="002260D3" w:rsidP="002260D3">
      <w:pPr>
        <w:pStyle w:val="CommentText"/>
      </w:pPr>
      <w:r>
        <w:rPr>
          <w:rStyle w:val="CommentReference"/>
        </w:rPr>
        <w:annotationRef/>
      </w:r>
      <w:r>
        <w:t>Wo findet der AV die „Capabilities“? Wie wird sichergestellt, dass der AV als Zielpublikum im Lifecycle der „Capabilities“ involviert ist? Ich schlage vor Capabilities zu Versionieren und Anpassungen jeweils einer Konsultation durch das Zielpublikum zu unterziehen.</w:t>
      </w:r>
    </w:p>
  </w:comment>
  <w:comment w:id="32" w:author="Vasilenko Ilya" w:date="2025-10-28T15:33:00Z" w:initials="VI">
    <w:p w14:paraId="13606199" w14:textId="77777777" w:rsidR="004B7052" w:rsidRDefault="004B7052" w:rsidP="004B7052">
      <w:pPr>
        <w:pStyle w:val="CommentText"/>
      </w:pPr>
      <w:r>
        <w:rPr>
          <w:rStyle w:val="CommentReference"/>
        </w:rPr>
        <w:annotationRef/>
      </w:r>
      <w:r>
        <w:t>Die inkludierten Capabilities sind im Anhang B „Capability Map“ definiert. Evtl. kann man hier zwecks Vollständigkeit darauf verweisen.</w:t>
      </w:r>
    </w:p>
  </w:comment>
  <w:comment w:id="35" w:author="Valle Lukas" w:date="2025-10-27T10:10:00Z" w:initials="VL">
    <w:p w14:paraId="0EAAEF29" w14:textId="77777777" w:rsidR="002260D3" w:rsidRDefault="002260D3" w:rsidP="002260D3">
      <w:pPr>
        <w:pStyle w:val="CommentText"/>
      </w:pPr>
      <w:r>
        <w:rPr>
          <w:rStyle w:val="CommentReference"/>
        </w:rPr>
        <w:annotationRef/>
      </w:r>
      <w:r>
        <w:t>Diese Capabilities existieren nicht (siehe Anhang B) --&gt; Verweis hier löschen.</w:t>
      </w:r>
    </w:p>
  </w:comment>
  <w:comment w:id="36" w:author="Salm Christian" w:date="2025-10-27T16:35:00Z" w:initials="CHS">
    <w:p w14:paraId="13F47B5D" w14:textId="77777777" w:rsidR="00F70731" w:rsidRDefault="00F70731" w:rsidP="00F70731">
      <w:pPr>
        <w:pStyle w:val="CommentText"/>
      </w:pPr>
      <w:r>
        <w:rPr>
          <w:rStyle w:val="CommentReference"/>
        </w:rPr>
        <w:annotationRef/>
      </w:r>
      <w:r>
        <w:t xml:space="preserve">Wird diese Abgrenzung wirklich eingehalten? In diesem Standard gibt es ja viele Punkte aus dem Datenschutz (DSS-P8 Personendaten, DSS-P9 Rückschlüsse auf Personen, personenbezogen, DSS051 </w:t>
      </w:r>
      <w:r>
        <w:rPr>
          <w:color w:val="080808"/>
        </w:rPr>
        <w:t>identifizierbare Personen, etc...)</w:t>
      </w:r>
    </w:p>
  </w:comment>
  <w:comment w:id="37" w:author="Valle Lukas" w:date="2025-10-27T10:10:00Z" w:initials="VL">
    <w:p w14:paraId="4A2FDEE7" w14:textId="77777777" w:rsidR="002260D3" w:rsidRDefault="002260D3" w:rsidP="002260D3">
      <w:pPr>
        <w:pStyle w:val="CommentText"/>
      </w:pPr>
      <w:r>
        <w:rPr>
          <w:rStyle w:val="CommentReference"/>
        </w:rPr>
        <w:annotationRef/>
      </w:r>
      <w:r>
        <w:t>Diese Capabilities existieren nicht (siehe Anhang B) --&gt; Verweis hier löschen.</w:t>
      </w:r>
    </w:p>
  </w:comment>
  <w:comment w:id="60" w:author="Aegerter Daniel" w:date="2025-07-14T18:38:00Z" w:initials="AD">
    <w:p w14:paraId="1E133E6B" w14:textId="6D2B5BE1" w:rsidR="00D83647" w:rsidRDefault="000773A2" w:rsidP="00D83647">
      <w:pPr>
        <w:pStyle w:val="CommentText"/>
      </w:pPr>
      <w:r>
        <w:rPr>
          <w:rStyle w:val="CommentReference"/>
        </w:rPr>
        <w:annotationRef/>
      </w:r>
      <w:r w:rsidR="00D83647">
        <w:rPr>
          <w:color w:val="080808"/>
        </w:rPr>
        <w:t xml:space="preserve">Wir müssen aufpassen, dass wir Schutzbedarf und Sicherheitsstufen nicht als Synonyme verwenden. </w:t>
      </w:r>
    </w:p>
    <w:p w14:paraId="634E5CDF" w14:textId="77777777" w:rsidR="00D83647" w:rsidRDefault="00D83647" w:rsidP="00D83647">
      <w:pPr>
        <w:pStyle w:val="CommentText"/>
      </w:pPr>
    </w:p>
    <w:p w14:paraId="504DB439" w14:textId="77777777" w:rsidR="00D83647" w:rsidRDefault="00D83647" w:rsidP="00D83647">
      <w:pPr>
        <w:pStyle w:val="CommentText"/>
      </w:pPr>
      <w:r>
        <w:rPr>
          <w:color w:val="080808"/>
        </w:rPr>
        <w:t xml:space="preserve">Im Rahmen vom Sicherheitsverfahren machen wir eine Einstufung vom Informatikmittel in eine Sicherheitsstufe. </w:t>
      </w:r>
    </w:p>
    <w:p w14:paraId="5007C70C" w14:textId="77777777" w:rsidR="00D83647" w:rsidRDefault="00D83647" w:rsidP="00D83647">
      <w:pPr>
        <w:pStyle w:val="CommentText"/>
      </w:pPr>
    </w:p>
    <w:p w14:paraId="556BF71E" w14:textId="77777777" w:rsidR="00D83647" w:rsidRDefault="00D83647" w:rsidP="00D83647">
      <w:pPr>
        <w:pStyle w:val="CommentText"/>
      </w:pPr>
      <w:r>
        <w:rPr>
          <w:color w:val="080808"/>
        </w:rPr>
        <w:t>Beispiel ein Passwort von einen GS System, hat m.E. einen hohen Schutzbedarf, auch wenn das Informatikmittel selbst als GS eingestuft ist.</w:t>
      </w:r>
    </w:p>
    <w:p w14:paraId="29F418FC" w14:textId="77777777" w:rsidR="00D83647" w:rsidRDefault="00D83647" w:rsidP="00D83647">
      <w:pPr>
        <w:pStyle w:val="CommentText"/>
      </w:pPr>
    </w:p>
    <w:p w14:paraId="146F4248" w14:textId="77777777" w:rsidR="00D83647" w:rsidRDefault="00D83647" w:rsidP="00D83647">
      <w:pPr>
        <w:pStyle w:val="CommentText"/>
      </w:pPr>
      <w:r>
        <w:rPr>
          <w:color w:val="080808"/>
        </w:rPr>
        <w:t xml:space="preserve">Siehe </w:t>
      </w:r>
      <w:hyperlink r:id="rId1" w:history="1">
        <w:r w:rsidRPr="00DB6129">
          <w:rPr>
            <w:rStyle w:val="Hyperlink"/>
          </w:rPr>
          <w:t>Leitfaden vom BACS</w:t>
        </w:r>
      </w:hyperlink>
      <w:r>
        <w:rPr>
          <w:color w:val="080808"/>
        </w:rPr>
        <w:t>:</w:t>
      </w:r>
    </w:p>
    <w:p w14:paraId="0B4E899E" w14:textId="77777777" w:rsidR="00D83647" w:rsidRDefault="00D83647" w:rsidP="00D83647">
      <w:pPr>
        <w:pStyle w:val="CommentText"/>
      </w:pPr>
    </w:p>
    <w:p w14:paraId="23E4C422" w14:textId="77777777" w:rsidR="00D83647" w:rsidRDefault="00D83647" w:rsidP="00D83647">
      <w:pPr>
        <w:pStyle w:val="CommentText"/>
      </w:pPr>
      <w:r>
        <w:rPr>
          <w:color w:val="080808"/>
        </w:rPr>
        <w:t xml:space="preserve">„Der Schutzbedarf von Informationen wird als erhöht oder nicht erhöht ausgewiesen, wobei dieser Ausweis pro Schutzziel (Vertraulichkeit, Integrität, Verfügbarkeit, Nachvollziehbarkeit und Datenschutz) erfolgt. </w:t>
      </w:r>
      <w:r>
        <w:rPr>
          <w:b/>
          <w:bCs/>
          <w:color w:val="080808"/>
        </w:rPr>
        <w:t>Zusätzlich zum Schutzbedarf werden auch die Sicherheitsstufen nach Art. 17 ISG ausgewiesen</w:t>
      </w:r>
      <w:r>
        <w:rPr>
          <w:color w:val="080808"/>
        </w:rPr>
        <w:t>. „</w:t>
      </w:r>
    </w:p>
  </w:comment>
  <w:comment w:id="61" w:author="Honold Alexander" w:date="2025-07-17T08:11:00Z" w:initials="HA">
    <w:p w14:paraId="3C4C91C6" w14:textId="72A45AD3" w:rsidR="00883487" w:rsidRDefault="00782D45" w:rsidP="00883487">
      <w:pPr>
        <w:pStyle w:val="CommentText"/>
      </w:pPr>
      <w:r>
        <w:rPr>
          <w:rStyle w:val="CommentReference"/>
        </w:rPr>
        <w:annotationRef/>
      </w:r>
      <w:r w:rsidR="00883487">
        <w:rPr>
          <w:color w:val="080808"/>
        </w:rPr>
        <w:t xml:space="preserve">Dieses Kapitel haben wir im Template in alle Dokumenten 100% gleich… und es ist mit GLA abstimmt worden. Wir können es ändern aber dann müssen wir es in allen Standards ändern.. </w:t>
      </w:r>
      <w:r w:rsidR="00883487">
        <w:rPr>
          <w:color w:val="080808"/>
        </w:rPr>
        <w:br/>
        <w:t xml:space="preserve">Die Schutzbedarfsanalyse muss den Schutzbedarf bzw. die „Schutzbedarfs-Stufe“ ermittelt, welche das Schutzbedarfsobjekt erfüllen muss -&gt; der Schutzbedarf ist das was erziehlt werden muss. Der reflektiert den Schutzbedarf der zu verarbeitenden Daten. Dieser Bedarf wird auf die Informatikmittel übertragen/vererbt die bei diesem Schutzbedarfsobjekt zum Einsatz kommen. Die Sicherheitsstufe ist das was die einzelnen Informatikmittel (z.B. Passwörter) im Stande sind zu erzielen, wenn sie richtig konfiguriert/angewendet werden. </w:t>
      </w:r>
    </w:p>
  </w:comment>
  <w:comment w:id="62" w:author="Schaer Beat" w:date="2025-07-24T09:47:00Z" w:initials="SB">
    <w:p w14:paraId="2DDD191B" w14:textId="77777777" w:rsidR="0070682E" w:rsidRDefault="0070682E" w:rsidP="0070682E">
      <w:pPr>
        <w:pStyle w:val="CommentText"/>
      </w:pPr>
      <w:r>
        <w:rPr>
          <w:rStyle w:val="CommentReference"/>
        </w:rPr>
        <w:annotationRef/>
      </w:r>
      <w:r>
        <w:t>GLA?</w:t>
      </w:r>
    </w:p>
  </w:comment>
  <w:comment w:id="63" w:author="Honold Alexander" w:date="2025-10-13T11:35:00Z" w:initials="HA">
    <w:p w14:paraId="2C55ED43" w14:textId="77777777" w:rsidR="00645E24" w:rsidRDefault="00645E24" w:rsidP="00645E24">
      <w:pPr>
        <w:pStyle w:val="CommentText"/>
      </w:pPr>
      <w:r>
        <w:rPr>
          <w:rStyle w:val="CommentReference"/>
        </w:rPr>
        <w:annotationRef/>
      </w:r>
      <w:r>
        <w:t>Kapitel überarbeitet gem. neuem Template mit Begriffsanpassungen auf „Sicherheitsstufe“.</w:t>
      </w:r>
    </w:p>
  </w:comment>
  <w:comment w:id="64" w:author="Valle Lukas" w:date="2025-10-27T10:19:00Z" w:initials="VL">
    <w:p w14:paraId="5818F080" w14:textId="77777777" w:rsidR="00C17439" w:rsidRDefault="00C17439" w:rsidP="00C17439">
      <w:pPr>
        <w:pStyle w:val="CommentText"/>
      </w:pPr>
      <w:r>
        <w:rPr>
          <w:rStyle w:val="CommentReference"/>
        </w:rPr>
        <w:annotationRef/>
      </w:r>
      <w:r>
        <w:t xml:space="preserve">In der CMDB (das für die IT Relevant Tool für die Verwaltung der IT-Assets) gibt es die den ITSM_ProtectionLevel mit Stufen: „Hoch, Nicht Relevant und Normal“ und die NWZ_protection mit den Stufen: „Backup, GS, HS, RS). Nur Einstufungen verwenden, welche auch in der CMDB so vorgesehen und abgebildet sind. </w:t>
      </w:r>
    </w:p>
  </w:comment>
  <w:comment w:id="65" w:author="Schregenberger Daniel" w:date="2025-10-28T14:06:00Z" w:initials="SD">
    <w:p w14:paraId="4877157C" w14:textId="77777777" w:rsidR="00B85FEE" w:rsidRDefault="00B85FEE" w:rsidP="00B85FEE">
      <w:pPr>
        <w:pStyle w:val="CommentText"/>
      </w:pPr>
      <w:r>
        <w:rPr>
          <w:rStyle w:val="CommentReference"/>
        </w:rPr>
        <w:annotationRef/>
      </w:r>
      <w:r>
        <w:rPr>
          <w:color w:val="080808"/>
        </w:rPr>
        <w:t>Müssten sich Vorgaben in diesem Standard nicht eher an der Klassifizierung der Daten orientieren?</w:t>
      </w:r>
    </w:p>
    <w:p w14:paraId="1B801D87" w14:textId="77777777" w:rsidR="00B85FEE" w:rsidRDefault="00B85FEE" w:rsidP="00B85FEE">
      <w:pPr>
        <w:pStyle w:val="CommentText"/>
      </w:pPr>
    </w:p>
    <w:p w14:paraId="785D2E28" w14:textId="77777777" w:rsidR="00B85FEE" w:rsidRDefault="00B85FEE" w:rsidP="00B85FEE">
      <w:pPr>
        <w:pStyle w:val="CommentText"/>
      </w:pPr>
      <w:r>
        <w:rPr>
          <w:color w:val="080808"/>
        </w:rPr>
        <w:t>Interne Daten müssen auf einem HS System doch nicht anders behandelt werden, als auf einem HS System.</w:t>
      </w:r>
    </w:p>
  </w:comment>
  <w:comment w:id="72" w:author="Widmer Philipp" w:date="2025-10-29T15:01:00Z" w:initials="WPH">
    <w:p w14:paraId="2A140CBD" w14:textId="77777777" w:rsidR="002B4FE8" w:rsidRDefault="002B4FE8" w:rsidP="002B4FE8">
      <w:pPr>
        <w:pStyle w:val="CommentText"/>
      </w:pPr>
      <w:r>
        <w:rPr>
          <w:rStyle w:val="CommentReference"/>
        </w:rPr>
        <w:annotationRef/>
      </w:r>
      <w:r>
        <w:t xml:space="preserve">Input Philippe Maurer (BBEA): </w:t>
      </w:r>
    </w:p>
    <w:p w14:paraId="5E3964FB" w14:textId="77777777" w:rsidR="002B4FE8" w:rsidRDefault="002B4FE8" w:rsidP="002B4FE8">
      <w:pPr>
        <w:pStyle w:val="CommentText"/>
      </w:pPr>
      <w:r>
        <w:rPr>
          <w:color w:val="080808"/>
        </w:rPr>
        <w:t>Ist ja dann nicht die IT. Wohl eher die „Endanwender“ für welche dieser Standard nicht vorgesehen ist (Abgrenzung). Obwohl der/die Dateneigner/in eine zentrale Rolle spielt (organisatorische Massnahmen). Der Standard behandelt aber primär technische Massnahmen.</w:t>
      </w:r>
    </w:p>
    <w:p w14:paraId="5AE3E579" w14:textId="77777777" w:rsidR="002B4FE8" w:rsidRDefault="002B4FE8" w:rsidP="002B4FE8">
      <w:pPr>
        <w:pStyle w:val="CommentText"/>
      </w:pPr>
      <w:r>
        <w:rPr>
          <w:color w:val="080808"/>
        </w:rPr>
        <w:t xml:space="preserve">Gemäss Bankweisung 1102 -&gt;gelten für Dateneignerin und Eigner oder eben bearbeitungsverantwortliche Person; </w:t>
      </w:r>
      <w:r>
        <w:rPr>
          <w:color w:val="070707"/>
        </w:rPr>
        <w:t xml:space="preserve">AW 1105.002, AW 1105.003 und AW 1107.001 </w:t>
      </w:r>
    </w:p>
    <w:p w14:paraId="64FF159B" w14:textId="77777777" w:rsidR="002B4FE8" w:rsidRDefault="002B4FE8" w:rsidP="002B4FE8">
      <w:pPr>
        <w:pStyle w:val="CommentText"/>
      </w:pPr>
      <w:r>
        <w:rPr>
          <w:color w:val="070707"/>
        </w:rPr>
        <w:t>Allenfalls hilfreich hier wenn auch nicht für Endanwender gedacht, ein Verweis auf bestehende organisatorische Massnahmen aka Weisungen?</w:t>
      </w:r>
    </w:p>
  </w:comment>
  <w:comment w:id="75" w:author="Nufer Isabel" w:date="2025-10-29T08:24:00Z" w:initials="INUFE">
    <w:p w14:paraId="4892E94A" w14:textId="062465FE" w:rsidR="001D299D" w:rsidRDefault="001D299D" w:rsidP="001D299D">
      <w:pPr>
        <w:pStyle w:val="CommentText"/>
      </w:pPr>
      <w:r>
        <w:rPr>
          <w:rStyle w:val="CommentReference"/>
        </w:rPr>
        <w:annotationRef/>
      </w:r>
      <w:r>
        <w:t>Sinnvolles Prinzip. Wieso soll es aus Sicht IT eine andere Datenklassifizierung geben wie für die Bank allgemein bzw. wie verhält sich das zusammen mit der Bankweisung 1101 - „Schutz und Klassifizierung von Informationen“? Die Klassifizierung müsste ja durch den/die Dateneigner geschehen.</w:t>
      </w:r>
    </w:p>
  </w:comment>
  <w:comment w:id="79" w:author="Meier Silvio" w:date="2025-10-20T15:26:00Z" w:initials="MS">
    <w:p w14:paraId="5AD2BB11" w14:textId="59563985" w:rsidR="00700624" w:rsidRDefault="00700624" w:rsidP="00700624">
      <w:pPr>
        <w:pStyle w:val="CommentText"/>
      </w:pPr>
      <w:r>
        <w:rPr>
          <w:rStyle w:val="CommentReference"/>
        </w:rPr>
        <w:annotationRef/>
      </w:r>
      <w:r>
        <w:t>Schutzziel?</w:t>
      </w:r>
    </w:p>
  </w:comment>
  <w:comment w:id="76" w:author="Meier Silvio" w:date="2025-10-20T15:26:00Z" w:initials="MS">
    <w:p w14:paraId="5C8FAC03" w14:textId="753AD80E" w:rsidR="00700624" w:rsidRDefault="00700624" w:rsidP="00700624">
      <w:pPr>
        <w:pStyle w:val="CommentText"/>
      </w:pPr>
      <w:r>
        <w:rPr>
          <w:rStyle w:val="CommentReference"/>
        </w:rPr>
        <w:annotationRef/>
      </w:r>
      <w:r>
        <w:t>Eine generelle Frage von mir, die mir immer wieder über den Weg läuft. Wie wird die Gesamtklassifizierung der Daten bestimmt.</w:t>
      </w:r>
    </w:p>
    <w:p w14:paraId="0EC6C410" w14:textId="77777777" w:rsidR="00700624" w:rsidRDefault="00700624" w:rsidP="00700624">
      <w:pPr>
        <w:pStyle w:val="CommentText"/>
      </w:pPr>
    </w:p>
    <w:p w14:paraId="3FE82DEB" w14:textId="77777777" w:rsidR="00700624" w:rsidRDefault="00700624" w:rsidP="00700624">
      <w:pPr>
        <w:pStyle w:val="CommentText"/>
      </w:pPr>
      <w:r>
        <w:t>Gilt für die Gesamtklassifzierung die höchste Klassifzierung bzgl. Schutzziel C, I, oder A?</w:t>
      </w:r>
    </w:p>
  </w:comment>
  <w:comment w:id="77" w:author="Meier Silvio" w:date="2025-11-03T09:34:00Z" w:initials="MS">
    <w:p w14:paraId="572A9D53" w14:textId="77777777" w:rsidR="0075239C" w:rsidRDefault="0075239C" w:rsidP="0075239C">
      <w:pPr>
        <w:pStyle w:val="CommentText"/>
      </w:pPr>
      <w:r>
        <w:rPr>
          <w:rStyle w:val="CommentReference"/>
        </w:rPr>
        <w:annotationRef/>
      </w:r>
      <w:r>
        <w:t xml:space="preserve">Patrick Steger (XPAST): </w:t>
      </w:r>
      <w:r>
        <w:rPr>
          <w:color w:val="080808"/>
        </w:rPr>
        <w:t>m.E. müsste das primär C sein. Den die Massnahmen für C sind i.d.R gut in Standards verpackt. Hingegen für A gibt es selten Massnahmen die konkret gefordert werden, das ist i.d.R viel individueller.</w:t>
      </w:r>
    </w:p>
    <w:p w14:paraId="23561640" w14:textId="77777777" w:rsidR="0075239C" w:rsidRDefault="0075239C" w:rsidP="0075239C">
      <w:pPr>
        <w:pStyle w:val="CommentText"/>
      </w:pPr>
      <w:r>
        <w:rPr>
          <w:color w:val="080808"/>
        </w:rPr>
        <w:t>Möchte man das ganz sauber machen, müsste man unterscheiden zwischen den CIA Massnahmen und Anforderungen.</w:t>
      </w:r>
    </w:p>
  </w:comment>
  <w:comment w:id="78" w:author="Meier Silvio" w:date="2025-11-03T09:34:00Z" w:initials="MS">
    <w:p w14:paraId="774520CB" w14:textId="77777777" w:rsidR="0075239C" w:rsidRDefault="0075239C" w:rsidP="0075239C">
      <w:pPr>
        <w:pStyle w:val="CommentText"/>
      </w:pPr>
      <w:r>
        <w:rPr>
          <w:rStyle w:val="CommentReference"/>
        </w:rPr>
        <w:annotationRef/>
      </w:r>
      <w:r>
        <w:t xml:space="preserve">Patrick Steger (XPAST): </w:t>
      </w:r>
      <w:r>
        <w:rPr>
          <w:color w:val="080808"/>
        </w:rPr>
        <w:t>Bsp: Eine typische C-Anforderungen „Verschlüsseln“ kann einer A-Anforderung genau entgegen wirken (z.B. Response Time, Last, etc).</w:t>
      </w:r>
    </w:p>
    <w:p w14:paraId="1B814C7F" w14:textId="77777777" w:rsidR="0075239C" w:rsidRDefault="0075239C" w:rsidP="0075239C">
      <w:pPr>
        <w:pStyle w:val="CommentText"/>
      </w:pPr>
      <w:r>
        <w:rPr>
          <w:color w:val="080808"/>
        </w:rPr>
        <w:t>Deshalb denke ich, dass primär C, sekundär I Einfluss auf GS/HS/SHS haben müsste...... DSS-P5 ist hier besonders wertvoll als Hinweis.</w:t>
      </w:r>
    </w:p>
  </w:comment>
  <w:comment w:id="83" w:author="Widmer Philipp" w:date="2025-10-29T15:02:00Z" w:initials="WPH">
    <w:p w14:paraId="33C349A8" w14:textId="76106571" w:rsidR="002B4FE8" w:rsidRDefault="002B4FE8" w:rsidP="002B4FE8">
      <w:pPr>
        <w:pStyle w:val="CommentText"/>
      </w:pPr>
      <w:r>
        <w:rPr>
          <w:rStyle w:val="CommentReference"/>
        </w:rPr>
        <w:annotationRef/>
      </w:r>
      <w:r>
        <w:t>Input Philippe Maurer (BBEA):</w:t>
      </w:r>
    </w:p>
    <w:p w14:paraId="06818EFC" w14:textId="77777777" w:rsidR="002B4FE8" w:rsidRDefault="002B4FE8" w:rsidP="002B4FE8">
      <w:pPr>
        <w:pStyle w:val="CommentText"/>
      </w:pPr>
      <w:r>
        <w:rPr>
          <w:color w:val="080808"/>
        </w:rPr>
        <w:t>Was heisst konkret Adäquat? Reichen z.B. die Angaben im Kryptographiestandard?</w:t>
      </w:r>
    </w:p>
  </w:comment>
  <w:comment w:id="84" w:author="Meier Silvio" w:date="2025-10-20T15:39:00Z" w:initials="MS">
    <w:p w14:paraId="18AA6C3E" w14:textId="61F40006" w:rsidR="00395C77" w:rsidRDefault="00395C77" w:rsidP="00395C77">
      <w:pPr>
        <w:pStyle w:val="CommentText"/>
      </w:pPr>
      <w:r>
        <w:rPr>
          <w:rStyle w:val="CommentReference"/>
        </w:rPr>
        <w:annotationRef/>
      </w:r>
      <w:r>
        <w:t>Ich hätte Diebstahlschutz eher bei Vertraulichkeitsschutz zugeordnet. Normalerweise bleiben Daten die gestohlen werden trotzdem noch verfügbar (beliebige kopierbarkeit). Ggf. auch streichen.</w:t>
      </w:r>
    </w:p>
  </w:comment>
  <w:comment w:id="85" w:author="Schmidt Michael" w:date="2025-10-30T09:17:00Z" w:initials="SM">
    <w:p w14:paraId="77D282F4" w14:textId="77777777" w:rsidR="003C6D7B" w:rsidRDefault="003C6D7B" w:rsidP="003C6D7B">
      <w:pPr>
        <w:pStyle w:val="CommentText"/>
      </w:pPr>
      <w:r>
        <w:rPr>
          <w:rStyle w:val="CommentReference"/>
        </w:rPr>
        <w:annotationRef/>
      </w:r>
      <w:r>
        <w:rPr>
          <w:lang w:val="de-DE"/>
        </w:rPr>
        <w:t>Bin ich auch der Meinung, digitale Daten kann man nicht „stehlen“, nur unautorisiert darauf zugreifen</w:t>
      </w:r>
    </w:p>
  </w:comment>
  <w:comment w:id="86" w:author="Salm Christian" w:date="2025-10-27T14:56:00Z" w:initials="CHS">
    <w:p w14:paraId="0773E668" w14:textId="59682EFF" w:rsidR="006C12D6" w:rsidRDefault="006C12D6" w:rsidP="006C12D6">
      <w:pPr>
        <w:pStyle w:val="CommentText"/>
      </w:pPr>
      <w:r>
        <w:rPr>
          <w:rStyle w:val="CommentReference"/>
        </w:rPr>
        <w:annotationRef/>
      </w:r>
      <w:r>
        <w:t>Das Prinzip ist gut, aber müsste das nicht für alle Standards gelten? Im Secure Operations oder im Secure Development wird das nicht aufgeführt</w:t>
      </w:r>
    </w:p>
  </w:comment>
  <w:comment w:id="87" w:author="Vasilenko Ilya" w:date="2025-10-28T15:37:00Z" w:initials="VI">
    <w:p w14:paraId="445D38E0" w14:textId="77777777" w:rsidR="004B7052" w:rsidRDefault="004B7052" w:rsidP="004B7052">
      <w:pPr>
        <w:pStyle w:val="CommentText"/>
      </w:pPr>
      <w:r>
        <w:rPr>
          <w:rStyle w:val="CommentReference"/>
        </w:rPr>
        <w:annotationRef/>
      </w:r>
      <w:r>
        <w:t>Ja, allgemeine Prinzipien werden aus allen Standard in ein übergreifendes Standard verschoben, sobald dieser existiert  (auf der Roadmap).</w:t>
      </w:r>
    </w:p>
  </w:comment>
  <w:comment w:id="89" w:author="Meier Silvio" w:date="2025-10-20T15:42:00Z" w:initials="MS">
    <w:p w14:paraId="603981FE" w14:textId="77777777" w:rsidR="00395C77" w:rsidRDefault="00395C77" w:rsidP="00395C77">
      <w:pPr>
        <w:pStyle w:val="CommentText"/>
      </w:pPr>
      <w:r>
        <w:rPr>
          <w:rStyle w:val="CommentReference"/>
        </w:rPr>
        <w:annotationRef/>
      </w:r>
      <w:r>
        <w:t>Evtl. im Dokument nur von Massnahmen reden.</w:t>
      </w:r>
    </w:p>
  </w:comment>
  <w:comment w:id="88" w:author="Nufer Isabel" w:date="2025-10-29T08:25:00Z" w:initials="INUFE">
    <w:p w14:paraId="0BA7A501" w14:textId="77777777" w:rsidR="001D299D" w:rsidRDefault="001D299D" w:rsidP="001D299D">
      <w:pPr>
        <w:pStyle w:val="CommentText"/>
      </w:pPr>
      <w:r>
        <w:rPr>
          <w:rStyle w:val="CommentReference"/>
        </w:rPr>
        <w:annotationRef/>
      </w:r>
      <w:r>
        <w:t>Verstehe ich nicht, was hier mit Controls gemeint ist.</w:t>
      </w:r>
    </w:p>
  </w:comment>
  <w:comment w:id="90" w:author="Salm Christian" w:date="2025-10-27T14:57:00Z" w:initials="CHS">
    <w:p w14:paraId="24EBF0EE" w14:textId="77777777" w:rsidR="006C12D6" w:rsidRDefault="006C12D6" w:rsidP="006C12D6">
      <w:pPr>
        <w:pStyle w:val="CommentText"/>
      </w:pPr>
      <w:r>
        <w:rPr>
          <w:rStyle w:val="CommentReference"/>
        </w:rPr>
        <w:annotationRef/>
      </w:r>
      <w:r>
        <w:t>Das Prinzip ist gut, aber müsste das nicht für alle Standards gelten? Im Secure Operations oder im Secure Development wird das nicht aufgeführt</w:t>
      </w:r>
    </w:p>
  </w:comment>
  <w:comment w:id="91" w:author="Vasilenko Ilya" w:date="2025-10-28T15:38:00Z" w:initials="VI">
    <w:p w14:paraId="17B65B12" w14:textId="77777777" w:rsidR="004B7052" w:rsidRDefault="004B7052" w:rsidP="004B7052">
      <w:pPr>
        <w:pStyle w:val="CommentText"/>
      </w:pPr>
      <w:r>
        <w:rPr>
          <w:rStyle w:val="CommentReference"/>
        </w:rPr>
        <w:annotationRef/>
      </w:r>
      <w:r>
        <w:rPr>
          <w:color w:val="080808"/>
        </w:rPr>
        <w:t>Ja, allgemeine Prinzipien werden aus allen Standard in ein übergreifendes Standard verschoben, sobald dieser existiert  (auf der Roadmap).</w:t>
      </w:r>
    </w:p>
  </w:comment>
  <w:comment w:id="92" w:author="Widmer Philipp" w:date="2025-10-29T15:02:00Z" w:initials="WPH">
    <w:p w14:paraId="30271AD1" w14:textId="77777777" w:rsidR="002B4FE8" w:rsidRDefault="002B4FE8" w:rsidP="002B4FE8">
      <w:pPr>
        <w:pStyle w:val="CommentText"/>
      </w:pPr>
      <w:r>
        <w:rPr>
          <w:rStyle w:val="CommentReference"/>
        </w:rPr>
        <w:annotationRef/>
      </w:r>
      <w:r>
        <w:t>Input Philippe Maurer (BBEA):</w:t>
      </w:r>
    </w:p>
    <w:p w14:paraId="3D615BFF" w14:textId="77777777" w:rsidR="002B4FE8" w:rsidRDefault="002B4FE8" w:rsidP="002B4FE8">
      <w:pPr>
        <w:pStyle w:val="CommentText"/>
      </w:pPr>
      <w:r>
        <w:rPr>
          <w:color w:val="080808"/>
        </w:rPr>
        <w:t>Was ist mit „wirksam“ gemeint? Den Begriff kennen wir aus dem EAP Standard. Dort ist sogar die Rede davon, dass die Wirksamkeit einer „Massnahme“ geprüft werden muss.</w:t>
      </w:r>
    </w:p>
  </w:comment>
  <w:comment w:id="94" w:author="Salm Christian" w:date="2025-10-27T14:54:00Z" w:initials="CHS">
    <w:p w14:paraId="52E92DC2" w14:textId="17A0665E" w:rsidR="006C12D6" w:rsidRDefault="006C12D6" w:rsidP="006C12D6">
      <w:pPr>
        <w:pStyle w:val="CommentText"/>
      </w:pPr>
      <w:r>
        <w:rPr>
          <w:rStyle w:val="CommentReference"/>
        </w:rPr>
        <w:annotationRef/>
      </w:r>
      <w:r>
        <w:rPr>
          <w:color w:val="080808"/>
        </w:rPr>
        <w:t xml:space="preserve">Das gilt m.E. nicht mehr für alle Daten. Siehe </w:t>
      </w:r>
      <w:hyperlink r:id="rId2" w:history="1">
        <w:r w:rsidRPr="00CB7BFB">
          <w:rPr>
            <w:rStyle w:val="Hyperlink"/>
          </w:rPr>
          <w:t>Informationen aus den Leitungsgremien</w:t>
        </w:r>
      </w:hyperlink>
      <w:r>
        <w:rPr>
          <w:color w:val="080808"/>
        </w:rPr>
        <w:t xml:space="preserve"> </w:t>
      </w:r>
      <w:r>
        <w:rPr>
          <w:color w:val="080808"/>
        </w:rPr>
        <w:br/>
        <w:t>«</w:t>
      </w:r>
      <w:r>
        <w:rPr>
          <w:i/>
          <w:iCs/>
          <w:color w:val="080808"/>
        </w:rPr>
        <w:t>eine Diskussion zum Datenzugangs­prinzip «Need-to-Know» vs. «Need-to-Restrict» geführt; mit Blick auf eine Reduktion der Komplexität in der Berechtigungsverwaltung soll neu für alle als «</w:t>
      </w:r>
      <w:r>
        <w:rPr>
          <w:b/>
          <w:bCs/>
          <w:i/>
          <w:iCs/>
          <w:color w:val="080808"/>
        </w:rPr>
        <w:t>Intern</w:t>
      </w:r>
      <w:r>
        <w:rPr>
          <w:i/>
          <w:iCs/>
          <w:color w:val="080808"/>
        </w:rPr>
        <w:t>» klassifizierte Daten im Grundsatz das «</w:t>
      </w:r>
      <w:r>
        <w:rPr>
          <w:b/>
          <w:bCs/>
          <w:i/>
          <w:iCs/>
          <w:color w:val="080808"/>
        </w:rPr>
        <w:t>Need-to-Restrict»-Prinzip gelten</w:t>
      </w:r>
      <w:r>
        <w:rPr>
          <w:i/>
          <w:iCs/>
          <w:color w:val="080808"/>
        </w:rPr>
        <w:t>;</w:t>
      </w:r>
      <w:r>
        <w:rPr>
          <w:color w:val="080808"/>
        </w:rPr>
        <w:t>»</w:t>
      </w:r>
    </w:p>
  </w:comment>
  <w:comment w:id="95" w:author="Valle Lukas" w:date="2025-10-27T10:35:00Z" w:initials="VL">
    <w:p w14:paraId="7A7030D8" w14:textId="77777777" w:rsidR="003F48ED" w:rsidRDefault="003F48ED" w:rsidP="003F48ED">
      <w:pPr>
        <w:pStyle w:val="CommentText"/>
      </w:pPr>
      <w:r>
        <w:rPr>
          <w:rStyle w:val="CommentReference"/>
        </w:rPr>
        <w:annotationRef/>
      </w:r>
      <w:r>
        <w:t>Die Fachweisung Nr. 1110 schreibt vor, dass Berechtigungen nicht an einzelne Personen zu vergeben sind. Personen ersetzen durch „Rolle- und Funktionen“ wie schon bei dem Implikationen gemacht.</w:t>
      </w:r>
    </w:p>
  </w:comment>
  <w:comment w:id="93" w:author="Widmer Philipp" w:date="2025-10-29T15:03:00Z" w:initials="WPH">
    <w:p w14:paraId="6A6F2D48" w14:textId="77777777" w:rsidR="002B4FE8" w:rsidRDefault="002B4FE8" w:rsidP="002B4FE8">
      <w:pPr>
        <w:pStyle w:val="CommentText"/>
      </w:pPr>
      <w:r>
        <w:rPr>
          <w:rStyle w:val="CommentReference"/>
        </w:rPr>
        <w:annotationRef/>
      </w:r>
      <w:r>
        <w:t>Input Philippe Maurer (BBEA):</w:t>
      </w:r>
    </w:p>
    <w:p w14:paraId="4E4328BA" w14:textId="77777777" w:rsidR="002B4FE8" w:rsidRDefault="002B4FE8" w:rsidP="002B4FE8">
      <w:pPr>
        <w:pStyle w:val="CommentText"/>
      </w:pPr>
      <w:r>
        <w:rPr>
          <w:color w:val="080808"/>
        </w:rPr>
        <w:t>Hier einmal mehr der Hinweis, das AMBER dies nicht so umsetzt.</w:t>
      </w:r>
    </w:p>
  </w:comment>
  <w:comment w:id="96" w:author="Honold Alexander" w:date="2025-07-10T12:55:00Z" w:initials="HA">
    <w:p w14:paraId="121CB92A" w14:textId="2F0B4277" w:rsidR="004423AC" w:rsidRDefault="004423AC" w:rsidP="004423AC">
      <w:pPr>
        <w:pStyle w:val="CommentText"/>
      </w:pPr>
      <w:r>
        <w:rPr>
          <w:rStyle w:val="CommentReference"/>
        </w:rPr>
        <w:annotationRef/>
      </w:r>
      <w:r>
        <w:t>Diitto DSS-P4</w:t>
      </w:r>
    </w:p>
  </w:comment>
  <w:comment w:id="97" w:author="Widmer Philipp" w:date="2025-10-29T15:04:00Z" w:initials="WPH">
    <w:p w14:paraId="3854A85F" w14:textId="77777777" w:rsidR="002B4FE8" w:rsidRDefault="002B4FE8" w:rsidP="002B4FE8">
      <w:pPr>
        <w:pStyle w:val="CommentText"/>
      </w:pPr>
      <w:r>
        <w:rPr>
          <w:rStyle w:val="CommentReference"/>
        </w:rPr>
        <w:annotationRef/>
      </w:r>
      <w:r>
        <w:t xml:space="preserve">Input Philippe Maurer (BBEA): </w:t>
      </w:r>
    </w:p>
    <w:p w14:paraId="22CC072A" w14:textId="77777777" w:rsidR="002B4FE8" w:rsidRDefault="002B4FE8" w:rsidP="002B4FE8">
      <w:pPr>
        <w:pStyle w:val="CommentText"/>
      </w:pPr>
      <w:r>
        <w:rPr>
          <w:color w:val="080808"/>
        </w:rPr>
        <w:t>Siehe Kommentar DSS-P6 - AMBER.</w:t>
      </w:r>
    </w:p>
    <w:p w14:paraId="1DF8B5D2" w14:textId="77777777" w:rsidR="002B4FE8" w:rsidRDefault="002B4FE8" w:rsidP="002B4FE8">
      <w:pPr>
        <w:pStyle w:val="CommentText"/>
      </w:pPr>
      <w:r>
        <w:rPr>
          <w:color w:val="080808"/>
        </w:rPr>
        <w:t>Zudem erachten wir es nicht als zielführend, unzählige Custom Rollen zu bauen und zu verwenden, wenn der Hersteller z.B. div. vordefinierte, für den Zweck geeignete Rollen mit sich bringt. Also „minimal“ ja, aber ebenfalls Risikobasiert und sinnvoll und verwaltbar (Aufwand).</w:t>
      </w:r>
    </w:p>
  </w:comment>
  <w:comment w:id="98" w:author="Valle Lukas" w:date="2025-10-27T10:42:00Z" w:initials="VL">
    <w:p w14:paraId="7E8826C8" w14:textId="6F845E71" w:rsidR="008A10F1" w:rsidRDefault="008A10F1" w:rsidP="008A10F1">
      <w:pPr>
        <w:pStyle w:val="CommentText"/>
      </w:pPr>
      <w:r>
        <w:rPr>
          <w:rStyle w:val="CommentReference"/>
        </w:rPr>
        <w:annotationRef/>
      </w:r>
      <w:r>
        <w:t>(Für Admin-Zugänge) gibt es Aufgrund von praktikablen Gründen oft die Unterscheidung (RO-Rechte/User-Rechte oder Admin-Rechte) z.B. root ja/nein. Ist hier z.B. „minimale Rechtstufe“ als Begriff nicht besser geeignet?</w:t>
      </w:r>
    </w:p>
  </w:comment>
  <w:comment w:id="101" w:author="Widmer Philipp" w:date="2025-10-29T15:04:00Z" w:initials="WPH">
    <w:p w14:paraId="32451251" w14:textId="77777777" w:rsidR="002B4FE8" w:rsidRDefault="002B4FE8" w:rsidP="002B4FE8">
      <w:pPr>
        <w:pStyle w:val="CommentText"/>
      </w:pPr>
      <w:r>
        <w:rPr>
          <w:rStyle w:val="CommentReference"/>
        </w:rPr>
        <w:annotationRef/>
      </w:r>
      <w:r>
        <w:t xml:space="preserve">Input Philippe Maurer (BBEA): </w:t>
      </w:r>
    </w:p>
    <w:p w14:paraId="63B3054C" w14:textId="77777777" w:rsidR="002B4FE8" w:rsidRDefault="002B4FE8" w:rsidP="002B4FE8">
      <w:pPr>
        <w:pStyle w:val="CommentText"/>
      </w:pPr>
      <w:r>
        <w:rPr>
          <w:color w:val="080808"/>
        </w:rPr>
        <w:t>Woher kommt dieser Begriff? Datenschutz spricht von Personendaten und besonders schützenswerten Personendaten.</w:t>
      </w:r>
    </w:p>
  </w:comment>
  <w:comment w:id="102" w:author="Valle Lukas" w:date="2025-10-27T10:46:00Z" w:initials="VL">
    <w:p w14:paraId="19080998" w14:textId="0B6C6254" w:rsidR="008A10F1" w:rsidRDefault="008A10F1" w:rsidP="008A10F1">
      <w:pPr>
        <w:pStyle w:val="CommentText"/>
      </w:pPr>
      <w:r>
        <w:rPr>
          <w:rStyle w:val="CommentReference"/>
        </w:rPr>
        <w:annotationRef/>
      </w:r>
      <w:r>
        <w:t>Warum nur vertrauliche Daten? Ist dies nicht sinnvoll für alle Daten? Was ist mit geheimen Daten? Unterliegen diese diesem Prinzip nicht?</w:t>
      </w:r>
    </w:p>
  </w:comment>
  <w:comment w:id="100" w:author="Schregenberger Daniel" w:date="2025-10-28T14:02:00Z" w:initials="SD">
    <w:p w14:paraId="15578B36" w14:textId="77777777" w:rsidR="00B85FEE" w:rsidRDefault="00B85FEE" w:rsidP="00B85FEE">
      <w:pPr>
        <w:pStyle w:val="CommentText"/>
      </w:pPr>
      <w:r>
        <w:rPr>
          <w:rStyle w:val="CommentReference"/>
        </w:rPr>
        <w:annotationRef/>
      </w:r>
      <w:r>
        <w:rPr>
          <w:color w:val="080808"/>
        </w:rPr>
        <w:t xml:space="preserve">Das Prinzip der Datenminimierung stellt sicher, dass Daten ab der Stufe VERTRAULICH nur erfasst, gespeichert, weitergegeben oder anderweitig verarbeitet werden, wenn sie für den jeweiligen Zweck notwendig sind. </w:t>
      </w:r>
    </w:p>
  </w:comment>
  <w:comment w:id="106" w:author="Nufer Isabel" w:date="2025-10-29T08:41:00Z" w:initials="INUFE">
    <w:p w14:paraId="57E8BDDC" w14:textId="77777777" w:rsidR="00A90B00" w:rsidRDefault="00A90B00" w:rsidP="00A90B00">
      <w:pPr>
        <w:pStyle w:val="CommentText"/>
      </w:pPr>
      <w:r>
        <w:rPr>
          <w:rStyle w:val="CommentReference"/>
        </w:rPr>
        <w:annotationRef/>
      </w:r>
      <w:r>
        <w:t xml:space="preserve">Wie ist das zu verstehen? Das Prinzip kann in gewissen Fällen sicher Sinn machen, aber funktioniert nur, wenn die Originaldaten in dem Kontext nicht benötigt werden. </w:t>
      </w:r>
    </w:p>
  </w:comment>
  <w:comment w:id="107" w:author="Ludwig Thomas" w:date="2025-10-28T13:27:00Z" w:initials="LT">
    <w:p w14:paraId="48B29334" w14:textId="77777777" w:rsidR="00F02AB5" w:rsidRDefault="00F02AB5" w:rsidP="00F02AB5">
      <w:pPr>
        <w:pStyle w:val="CommentText"/>
      </w:pPr>
      <w:r>
        <w:rPr>
          <w:rStyle w:val="CommentReference"/>
        </w:rPr>
        <w:annotationRef/>
      </w:r>
      <w:r>
        <w:rPr>
          <w:color w:val="080808"/>
        </w:rPr>
        <w:t>In diesem Satz scheint mir noch ein Wort zu fehlen, vielleicht „...unterliegen diesem Prinzip, …“.</w:t>
      </w:r>
    </w:p>
  </w:comment>
  <w:comment w:id="110" w:author="Schmidt Michael" w:date="2025-10-30T09:27:00Z" w:initials="SM">
    <w:p w14:paraId="698EF42F" w14:textId="77777777" w:rsidR="003C6D7B" w:rsidRDefault="003C6D7B" w:rsidP="003C6D7B">
      <w:pPr>
        <w:pStyle w:val="CommentText"/>
      </w:pPr>
      <w:r>
        <w:rPr>
          <w:rStyle w:val="CommentReference"/>
        </w:rPr>
        <w:annotationRef/>
      </w:r>
      <w:r>
        <w:rPr>
          <w:lang w:val="de-DE"/>
        </w:rPr>
        <w:t>Gibt es unterschiedliche Vorgaben für pseudonymisierte Daten? Wird bspw. HS Daten nach pseudonymisierung GS? Wenn ja, sollte dies bemerkt werken wie und wann das erfolgen kann. Wenn nein, dann braucht es aus m. S. diese Unterscheidung nicht</w:t>
      </w:r>
    </w:p>
  </w:comment>
  <w:comment w:id="111" w:author="Widmer Philipp" w:date="2025-10-29T15:05:00Z" w:initials="WPH">
    <w:p w14:paraId="451FAD60" w14:textId="31FDFC00" w:rsidR="002B4FE8" w:rsidRDefault="002B4FE8" w:rsidP="002B4FE8">
      <w:pPr>
        <w:pStyle w:val="CommentText"/>
      </w:pPr>
      <w:r>
        <w:rPr>
          <w:rStyle w:val="CommentReference"/>
        </w:rPr>
        <w:annotationRef/>
      </w:r>
      <w:r>
        <w:t>Input Philippe Maurer (BBEA):</w:t>
      </w:r>
    </w:p>
    <w:p w14:paraId="1873905B" w14:textId="77777777" w:rsidR="002B4FE8" w:rsidRDefault="002B4FE8" w:rsidP="002B4FE8">
      <w:pPr>
        <w:pStyle w:val="CommentText"/>
      </w:pPr>
      <w:r>
        <w:rPr>
          <w:color w:val="080808"/>
        </w:rPr>
        <w:t xml:space="preserve">Gibt es hierfür Hilfestellungen (Durchführen einer Pseudonymisierung oder Anonymisierung, sowie Vorgaben zur Dokumentation und in letzter Konsequenz auch zur Darlegung der Wirksamkeit), wenn ja wo? </w:t>
      </w:r>
    </w:p>
  </w:comment>
  <w:comment w:id="112" w:author="Nufer Isabel" w:date="2025-10-29T08:42:00Z" w:initials="INUFE">
    <w:p w14:paraId="76300A4A" w14:textId="38483947" w:rsidR="00A90B00" w:rsidRDefault="00A90B00" w:rsidP="00A90B00">
      <w:pPr>
        <w:pStyle w:val="CommentText"/>
      </w:pPr>
      <w:r>
        <w:rPr>
          <w:rStyle w:val="CommentReference"/>
        </w:rPr>
        <w:annotationRef/>
      </w:r>
      <w:r>
        <w:t>Gute Idee, wäre noch besser, wenn das nicht die IT machen müsste.</w:t>
      </w:r>
    </w:p>
  </w:comment>
  <w:comment w:id="125" w:author="Schmid Christian" w:date="2025-10-23T16:16:00Z" w:initials="SC">
    <w:p w14:paraId="3D4D7D5F" w14:textId="71397501" w:rsidR="00AD206A" w:rsidRDefault="00AD206A" w:rsidP="00AD206A">
      <w:pPr>
        <w:pStyle w:val="CommentText"/>
      </w:pPr>
      <w:r>
        <w:rPr>
          <w:rStyle w:val="CommentReference"/>
        </w:rPr>
        <w:annotationRef/>
      </w:r>
      <w:r>
        <w:t>Gemäss SNB-Sprachleitfaden beinhaltet eine Abkürzung immer auch die Mehrzahl</w:t>
      </w:r>
    </w:p>
  </w:comment>
  <w:comment w:id="133" w:author="Schregenberger Daniel" w:date="2025-10-28T14:11:00Z" w:initials="SD">
    <w:p w14:paraId="7569F0BA" w14:textId="77777777" w:rsidR="004D1C38" w:rsidRDefault="004D1C38" w:rsidP="004D1C38">
      <w:pPr>
        <w:pStyle w:val="CommentText"/>
      </w:pPr>
      <w:r>
        <w:rPr>
          <w:rStyle w:val="CommentReference"/>
        </w:rPr>
        <w:annotationRef/>
      </w:r>
      <w:r>
        <w:rPr>
          <w:color w:val="080808"/>
        </w:rPr>
        <w:t>Müssten sich Vorgaben in diesem Standard nicht eher an der Klassifizierung der Daten orientieren?</w:t>
      </w:r>
    </w:p>
    <w:p w14:paraId="7C44FE9C" w14:textId="77777777" w:rsidR="004D1C38" w:rsidRDefault="004D1C38" w:rsidP="004D1C38">
      <w:pPr>
        <w:pStyle w:val="CommentText"/>
      </w:pPr>
    </w:p>
    <w:p w14:paraId="5363390F" w14:textId="77777777" w:rsidR="004D1C38" w:rsidRDefault="004D1C38" w:rsidP="004D1C38">
      <w:pPr>
        <w:pStyle w:val="CommentText"/>
      </w:pPr>
      <w:r>
        <w:rPr>
          <w:color w:val="080808"/>
        </w:rPr>
        <w:t>Interne Daten müssen auf einem HS System doch nicht anders behandelt werden, als auf einem HS System.</w:t>
      </w:r>
    </w:p>
  </w:comment>
  <w:comment w:id="143" w:author="Meier Silvio" w:date="2025-10-20T16:02:00Z" w:initials="MS">
    <w:p w14:paraId="20B4C3D3" w14:textId="17E0543E" w:rsidR="00E6286E" w:rsidRDefault="00E6286E" w:rsidP="00E6286E">
      <w:pPr>
        <w:pStyle w:val="CommentText"/>
      </w:pPr>
      <w:r>
        <w:rPr>
          <w:rStyle w:val="CommentReference"/>
        </w:rPr>
        <w:annotationRef/>
      </w:r>
      <w:r>
        <w:t>Wie schon bei früheren Standards erwähnt. Wäre es hier nicht besser auf eine Redundante Formulierung zu verzichten und stattdessen einfach eine Vorgabe zu formulieren:</w:t>
      </w:r>
    </w:p>
    <w:p w14:paraId="51C9454D" w14:textId="77777777" w:rsidR="00E6286E" w:rsidRDefault="00E6286E" w:rsidP="00E6286E">
      <w:pPr>
        <w:pStyle w:val="CommentText"/>
      </w:pPr>
    </w:p>
    <w:p w14:paraId="0EC231CC" w14:textId="77777777" w:rsidR="00E6286E" w:rsidRDefault="00E6286E" w:rsidP="00E6286E">
      <w:pPr>
        <w:pStyle w:val="CommentText"/>
      </w:pPr>
      <w:r>
        <w:t>„Die Vorgaben bzgl. Datensicherheit bei Cloud-Diensten sind einzuhalten, vgl. SAAS012 etc.</w:t>
      </w:r>
    </w:p>
  </w:comment>
  <w:comment w:id="145" w:author="Widmer Philipp" w:date="2025-10-29T15:07:00Z" w:initials="WPH">
    <w:p w14:paraId="74D3BB69" w14:textId="77777777" w:rsidR="00433C37" w:rsidRDefault="00433C37" w:rsidP="00433C37">
      <w:pPr>
        <w:pStyle w:val="CommentText"/>
      </w:pPr>
      <w:r>
        <w:rPr>
          <w:rStyle w:val="CommentReference"/>
        </w:rPr>
        <w:annotationRef/>
      </w:r>
      <w:r>
        <w:t>Input Philippe Maurer (BBEA):</w:t>
      </w:r>
    </w:p>
    <w:p w14:paraId="79C9AE6A" w14:textId="77777777" w:rsidR="00433C37" w:rsidRDefault="00433C37" w:rsidP="00433C37">
      <w:pPr>
        <w:pStyle w:val="CommentText"/>
      </w:pPr>
      <w:r>
        <w:rPr>
          <w:color w:val="080808"/>
        </w:rPr>
        <w:t>„im Detail reguliert werden“ und dann in der Aufzählung eher schwammig gewisse Topics ohne konkrete Anforderungen.</w:t>
      </w:r>
    </w:p>
    <w:p w14:paraId="121CD0F3" w14:textId="77777777" w:rsidR="00433C37" w:rsidRDefault="00433C37" w:rsidP="00433C37">
      <w:pPr>
        <w:pStyle w:val="CommentText"/>
      </w:pPr>
      <w:r>
        <w:rPr>
          <w:color w:val="080808"/>
        </w:rPr>
        <w:t>Liste zudem nicht ideal. Hier gibt es meines Wissens ein Excel mit detaillierten Informationen von ZISA.</w:t>
      </w:r>
    </w:p>
  </w:comment>
  <w:comment w:id="146" w:author="Meier Silvio" w:date="2025-10-20T16:00:00Z" w:initials="MS">
    <w:p w14:paraId="44BDA4A9" w14:textId="165AC059" w:rsidR="00E6286E" w:rsidRDefault="00E6286E" w:rsidP="00E6286E">
      <w:pPr>
        <w:pStyle w:val="CommentText"/>
      </w:pPr>
      <w:r>
        <w:rPr>
          <w:rStyle w:val="CommentReference"/>
        </w:rPr>
        <w:annotationRef/>
      </w:r>
      <w:r>
        <w:t>Ich sehe da nur einen indirekten Bezug zu Datensicherheit.</w:t>
      </w:r>
    </w:p>
  </w:comment>
  <w:comment w:id="147" w:author="Schregenberger Daniel" w:date="2025-10-27T14:52:00Z" w:initials="SD">
    <w:p w14:paraId="0C4B7928" w14:textId="77777777" w:rsidR="004D1C38" w:rsidRDefault="00E571AE" w:rsidP="004D1C38">
      <w:pPr>
        <w:pStyle w:val="CommentText"/>
      </w:pPr>
      <w:r>
        <w:rPr>
          <w:rStyle w:val="CommentReference"/>
        </w:rPr>
        <w:annotationRef/>
      </w:r>
      <w:r w:rsidR="004D1C38">
        <w:rPr>
          <w:color w:val="080808"/>
        </w:rPr>
        <w:t>Ich finde es richtig, dass das explizit erwähnt wird. Gerade Cloud Anbieter haben die Tendenz Dutzende von Subcontractors zu nutzen und sehen häufig nicht ein, wieso ihre Kunden das nicht ok finden wenn jetzt z.B. plötzlich ein Subcontractor in USA/Indien/China Zugriff auf die Daten hat („wir haben ja Verträge mit unseren Subcontractors und die sind verpflichtet auch alles einzuhalten, etc.“).</w:t>
      </w:r>
    </w:p>
  </w:comment>
  <w:comment w:id="148" w:author="Widmer Philipp" w:date="2025-10-29T15:07:00Z" w:initials="WPH">
    <w:p w14:paraId="66682080" w14:textId="77777777" w:rsidR="00433C37" w:rsidRDefault="00433C37" w:rsidP="00433C37">
      <w:pPr>
        <w:pStyle w:val="CommentText"/>
      </w:pPr>
      <w:r>
        <w:rPr>
          <w:rStyle w:val="CommentReference"/>
        </w:rPr>
        <w:annotationRef/>
      </w:r>
      <w:r>
        <w:t>Input Philippe Maurer (BBEA):</w:t>
      </w:r>
    </w:p>
    <w:p w14:paraId="7C68D58F" w14:textId="77777777" w:rsidR="00433C37" w:rsidRDefault="00433C37" w:rsidP="00433C37">
      <w:pPr>
        <w:pStyle w:val="CommentText"/>
      </w:pPr>
      <w:r>
        <w:rPr>
          <w:color w:val="080808"/>
        </w:rPr>
        <w:t>Ausreichend Vorlauf (3/6 Monate). Wird meist vertraglich eingefordert, oft aber nicht vom Anbieter umsetzbar.</w:t>
      </w:r>
    </w:p>
  </w:comment>
  <w:comment w:id="149" w:author="Schmid Christian" w:date="2025-10-23T16:18:00Z" w:initials="SC">
    <w:p w14:paraId="06DB8016" w14:textId="612242AF" w:rsidR="00AD206A" w:rsidRDefault="00AD206A" w:rsidP="00AD206A">
      <w:pPr>
        <w:pStyle w:val="CommentText"/>
      </w:pPr>
      <w:r>
        <w:rPr>
          <w:rStyle w:val="CommentReference"/>
        </w:rPr>
        <w:annotationRef/>
      </w:r>
      <w:r>
        <w:rPr>
          <w:color w:val="080808"/>
        </w:rPr>
        <w:t>Formulierung externe Dienste ist mir zu wenig klar. Bei SaaS sehe ich das noch ein, aber z.B. der Personalverleih ist für mich auch ein externer Dienst und der Vertrag / Anhang ist heute eher übersichtlich. Wir sind sonst schon genug kompliziert, was unsere Lieferanten alles signieren müssen und wir sollten nicht noch alle TOM hier inkludieren.</w:t>
      </w:r>
    </w:p>
  </w:comment>
  <w:comment w:id="150" w:author="Schmidt Michael" w:date="2025-10-30T09:41:00Z" w:initials="SM">
    <w:p w14:paraId="0F7C64DD" w14:textId="77777777" w:rsidR="000A1AA5" w:rsidRDefault="000A1AA5" w:rsidP="000A1AA5">
      <w:pPr>
        <w:pStyle w:val="CommentText"/>
      </w:pPr>
      <w:r>
        <w:rPr>
          <w:rStyle w:val="CommentReference"/>
        </w:rPr>
        <w:annotationRef/>
      </w:r>
      <w:r>
        <w:rPr>
          <w:lang w:val="de-DE"/>
        </w:rPr>
        <w:t xml:space="preserve">Ich denke auch, das sollte in einer auf den Fall angepassten Version erfolgen. Pauschal alle TOMs an jeden externen zur Einhaltung schicken (ob zutreffend oder nicht) erscheint nicht zielführend. </w:t>
      </w:r>
    </w:p>
  </w:comment>
  <w:comment w:id="151" w:author="Meier Silvio" w:date="2025-10-20T16:06:00Z" w:initials="MS">
    <w:p w14:paraId="56E77A02" w14:textId="18007BFF" w:rsidR="00E6286E" w:rsidRDefault="00E6286E" w:rsidP="00E6286E">
      <w:pPr>
        <w:pStyle w:val="CommentText"/>
      </w:pPr>
      <w:r>
        <w:rPr>
          <w:rStyle w:val="CommentReference"/>
        </w:rPr>
        <w:annotationRef/>
      </w:r>
      <w:r>
        <w:t>Worin unterscheidet sich der hier erwähnte externe Dienst von einem Cloud-Dienstleister, gemäss obenstehender Vorgabe?</w:t>
      </w:r>
    </w:p>
    <w:p w14:paraId="09407DD0" w14:textId="77777777" w:rsidR="00E6286E" w:rsidRDefault="00E6286E" w:rsidP="00E6286E">
      <w:pPr>
        <w:pStyle w:val="CommentText"/>
      </w:pPr>
    </w:p>
    <w:p w14:paraId="5F370297" w14:textId="77777777" w:rsidR="00E6286E" w:rsidRDefault="00E6286E" w:rsidP="00E6286E">
      <w:pPr>
        <w:pStyle w:val="CommentText"/>
      </w:pPr>
      <w:r>
        <w:t>Sind hier die gleichen Dienstleister gemeint, wäre diese Vorgabe eher im SaaS-Standard zu formulieren.</w:t>
      </w:r>
    </w:p>
  </w:comment>
  <w:comment w:id="152" w:author="Valle Lukas" w:date="2025-10-27T10:59:00Z" w:initials="VL">
    <w:p w14:paraId="4D69240B" w14:textId="77777777" w:rsidR="008C4CDF" w:rsidRDefault="008C4CDF" w:rsidP="008C4CDF">
      <w:pPr>
        <w:pStyle w:val="CommentText"/>
      </w:pPr>
      <w:r>
        <w:rPr>
          <w:rStyle w:val="CommentReference"/>
        </w:rPr>
        <w:annotationRef/>
      </w:r>
      <w:r>
        <w:t xml:space="preserve">Gehe ich richtig in der Annahme, dass es sich um SaaS-Dienst ect handelt und die Zustellung von Troubleshooting Log/Config-Auszügen an einen Hersteller Zwecks Fehlerfindung ist hier nicht gemeint. </w:t>
      </w:r>
    </w:p>
  </w:comment>
  <w:comment w:id="153" w:author="Schregenberger Daniel" w:date="2025-10-28T14:18:00Z" w:initials="SD">
    <w:p w14:paraId="1F9CC5B9" w14:textId="77777777" w:rsidR="004D1C38" w:rsidRDefault="004D1C38" w:rsidP="004D1C38">
      <w:pPr>
        <w:pStyle w:val="CommentText"/>
      </w:pPr>
      <w:r>
        <w:rPr>
          <w:rStyle w:val="CommentReference"/>
        </w:rPr>
        <w:annotationRef/>
      </w:r>
      <w:r>
        <w:t>Ich würde das hier auch einschränken auf SaaS. Für Berater, Personenverleih etc. gelten die Geheimhaltungsverpflichtung etc.</w:t>
      </w:r>
    </w:p>
    <w:p w14:paraId="5C5A1E0D" w14:textId="77777777" w:rsidR="004D1C38" w:rsidRDefault="004D1C38" w:rsidP="004D1C38">
      <w:pPr>
        <w:pStyle w:val="CommentText"/>
      </w:pPr>
    </w:p>
    <w:p w14:paraId="2417A8E1" w14:textId="77777777" w:rsidR="004D1C38" w:rsidRDefault="004D1C38" w:rsidP="004D1C38">
      <w:pPr>
        <w:pStyle w:val="CommentText"/>
      </w:pPr>
      <w:r>
        <w:t>Sonst müssten wir das in letzter Konsequenz auch in unser aller Arbeitsverträge schreiben. 😉</w:t>
      </w:r>
    </w:p>
  </w:comment>
  <w:comment w:id="157" w:author="Salm Christian" w:date="2025-10-27T14:59:00Z" w:initials="CHS">
    <w:p w14:paraId="7CD78618" w14:textId="77777777" w:rsidR="006C12D6" w:rsidRDefault="006C12D6" w:rsidP="006C12D6">
      <w:pPr>
        <w:pStyle w:val="CommentText"/>
      </w:pPr>
      <w:r>
        <w:rPr>
          <w:rStyle w:val="CommentReference"/>
        </w:rPr>
        <w:annotationRef/>
      </w:r>
      <w:r>
        <w:t>Das ist m.E. zwar eine sinnvolle Vorgabe, aber ist es wirklich die Idee, dass der AV für die Einhaltung verantwortlich ist? (Auszug aus Kap. 4.2 «</w:t>
      </w:r>
      <w:r>
        <w:rPr>
          <w:i/>
          <w:iCs/>
        </w:rPr>
        <w:t>Wo nicht anders vermerkt muss der Applikationsverantwortliche die Einhaltung der vorliegenden IT-Security Prinzipien und Vorgaben sicherstellen.</w:t>
      </w:r>
      <w:r>
        <w:t xml:space="preserve">»). </w:t>
      </w:r>
    </w:p>
    <w:p w14:paraId="7340353C" w14:textId="77777777" w:rsidR="006C12D6" w:rsidRDefault="006C12D6" w:rsidP="006C12D6">
      <w:pPr>
        <w:pStyle w:val="CommentText"/>
      </w:pPr>
      <w:r>
        <w:t xml:space="preserve">Das wäre m.E. falsch. Bzw. die AVs können das gar nicht. </w:t>
      </w:r>
    </w:p>
    <w:p w14:paraId="01473C02" w14:textId="77777777" w:rsidR="006C12D6" w:rsidRDefault="006C12D6" w:rsidP="006C12D6">
      <w:pPr>
        <w:pStyle w:val="CommentText"/>
      </w:pPr>
      <w:r>
        <w:t xml:space="preserve">Die IT ist kein Kontrollorgan für die Fachabteilungen und auch keine der Verteidigungslinien gem. </w:t>
      </w:r>
      <w:hyperlink r:id="rId3" w:history="1">
        <w:r w:rsidRPr="006F1B73">
          <w:rPr>
            <w:rStyle w:val="Hyperlink"/>
          </w:rPr>
          <w:t>Richtlinie zur Betriebsführung Nr. 1701</w:t>
        </w:r>
      </w:hyperlink>
      <w:r>
        <w:t>.</w:t>
      </w:r>
    </w:p>
    <w:p w14:paraId="24D5B9EC" w14:textId="77777777" w:rsidR="006C12D6" w:rsidRDefault="006C12D6" w:rsidP="006C12D6">
      <w:pPr>
        <w:pStyle w:val="CommentText"/>
      </w:pPr>
      <w:r>
        <w:t xml:space="preserve">Die Vorgabe, dass jede Datensammlung einen Dateneigner hat, liegt gem. </w:t>
      </w:r>
      <w:hyperlink r:id="rId4" w:history="1">
        <w:r w:rsidRPr="006F1B73">
          <w:rPr>
            <w:rStyle w:val="Hyperlink"/>
          </w:rPr>
          <w:t>Fachweisung Nr. 1110 Kap. 6</w:t>
        </w:r>
      </w:hyperlink>
      <w:r>
        <w:t xml:space="preserve"> bei der Anbieterin der Daten, nicht beim AV.</w:t>
      </w:r>
    </w:p>
    <w:p w14:paraId="69DC7F8F" w14:textId="77777777" w:rsidR="006C12D6" w:rsidRDefault="006C12D6" w:rsidP="006C12D6">
      <w:pPr>
        <w:pStyle w:val="CommentText"/>
      </w:pPr>
    </w:p>
  </w:comment>
  <w:comment w:id="158" w:author="Schmidt Michael" w:date="2025-10-30T09:44:00Z" w:initials="SM">
    <w:p w14:paraId="3A6CC1E3" w14:textId="77777777" w:rsidR="00FF45F0" w:rsidRDefault="00FF45F0" w:rsidP="00FF45F0">
      <w:pPr>
        <w:pStyle w:val="CommentText"/>
      </w:pPr>
      <w:r>
        <w:rPr>
          <w:rStyle w:val="CommentReference"/>
        </w:rPr>
        <w:annotationRef/>
      </w:r>
      <w:r>
        <w:rPr>
          <w:lang w:val="de-DE"/>
        </w:rPr>
        <w:t xml:space="preserve">Diese Vorgabe und damit die Implikationen ist mir auch nicht klar. Wäre gut, wenn diese etwas klarer formuliert wird, Verweise etc und klare Verantwortlichkeiten von AV und Dateneigner die verschieden sein können. </w:t>
      </w:r>
    </w:p>
  </w:comment>
  <w:comment w:id="159" w:author="Vasilenko Ilya" w:date="2025-10-14T14:49:00Z" w:initials="VI">
    <w:p w14:paraId="0F458B61" w14:textId="0A7E3EAC" w:rsidR="00910E48" w:rsidRDefault="00910E48" w:rsidP="001C283E">
      <w:pPr>
        <w:pStyle w:val="CommentText"/>
      </w:pPr>
      <w:r>
        <w:rPr>
          <w:rStyle w:val="CommentReference"/>
        </w:rPr>
        <w:annotationRef/>
      </w:r>
      <w:r>
        <w:rPr>
          <w:color w:val="080808"/>
        </w:rPr>
        <w:t xml:space="preserve">KOMMENTAR MAURO: Diese sind oft im Fach. </w:t>
      </w:r>
    </w:p>
    <w:p w14:paraId="72A5A56C" w14:textId="77777777" w:rsidR="00910E48" w:rsidRDefault="00910E48" w:rsidP="001C283E">
      <w:pPr>
        <w:pStyle w:val="CommentText"/>
      </w:pPr>
      <w:r>
        <w:rPr>
          <w:color w:val="080808"/>
        </w:rPr>
        <w:t>Prüfen ob die Definitionen in der Fachweisung (</w:t>
      </w:r>
      <w:hyperlink r:id="rId5" w:history="1">
        <w:r w:rsidRPr="002638A7">
          <w:rPr>
            <w:rStyle w:val="Hyperlink"/>
          </w:rPr>
          <w:t>Berechtigungsverwaltung</w:t>
        </w:r>
      </w:hyperlink>
      <w:r>
        <w:rPr>
          <w:color w:val="080808"/>
        </w:rPr>
        <w:t xml:space="preserve"> ) hier passen (daten und Doc-sammlungen (und+App-Funktionen) = digitale Ressourcen. AKV der Digitalen Ressourcen Owner, …)</w:t>
      </w:r>
    </w:p>
  </w:comment>
  <w:comment w:id="160" w:author="Vasilenko Ilya" w:date="2025-10-15T08:20:00Z" w:initials="VI">
    <w:p w14:paraId="7C08370D" w14:textId="77777777" w:rsidR="00F24EC4" w:rsidRDefault="00910E48" w:rsidP="00F24EC4">
      <w:pPr>
        <w:pStyle w:val="CommentText"/>
      </w:pPr>
      <w:r>
        <w:rPr>
          <w:rStyle w:val="CommentReference"/>
        </w:rPr>
        <w:annotationRef/>
      </w:r>
      <w:r w:rsidR="00F24EC4">
        <w:rPr>
          <w:color w:val="080808"/>
        </w:rPr>
        <w:t>Kommentar nicht verstanden =&gt; klären.</w:t>
      </w:r>
    </w:p>
  </w:comment>
  <w:comment w:id="161" w:author="Croci Mauro" w:date="2025-10-20T11:01:00Z" w:initials="mcr">
    <w:p w14:paraId="3203BD85" w14:textId="77777777" w:rsidR="0047341E" w:rsidRDefault="0047341E" w:rsidP="0047341E">
      <w:pPr>
        <w:pStyle w:val="CommentText"/>
      </w:pPr>
      <w:r>
        <w:rPr>
          <w:rStyle w:val="CommentReference"/>
        </w:rPr>
        <w:annotationRef/>
      </w:r>
      <w:hyperlink r:id="rId6" w:history="1">
        <w:r w:rsidRPr="001808CD">
          <w:rPr>
            <w:rStyle w:val="Hyperlink"/>
          </w:rPr>
          <w:t>Berechtigungsverwaltung</w:t>
        </w:r>
      </w:hyperlink>
      <w:r>
        <w:t xml:space="preserve"> (Fachweisung Nr. 1110 ) “Im Zusammenhang mit dieser Fachweisung umfasst der Begriff Digitale Ressource digital angelegte Daten- und Dokumentensammlungen, deren Verwendung eine Berechtigung voraussetzt. […] Für jede Digitale Ressource existiert eine Anbieterin oder ein Anbieter. […] Die Anbieterinnen und Anbieter bestimmen die jeweilige Eignerin oder den Eigner der Digitalen Ressource. “ Rollen AKV sind beschrieben.</w:t>
      </w:r>
    </w:p>
  </w:comment>
  <w:comment w:id="162" w:author="Vasilenko Ilya" w:date="2025-10-30T11:19:00Z" w:initials="VI">
    <w:p w14:paraId="4FE295FA" w14:textId="77777777" w:rsidR="00355B11" w:rsidRDefault="00355B11" w:rsidP="00355B11">
      <w:pPr>
        <w:pStyle w:val="CommentText"/>
      </w:pPr>
      <w:r>
        <w:rPr>
          <w:rStyle w:val="CommentReference"/>
        </w:rPr>
        <w:annotationRef/>
      </w:r>
      <w:r>
        <w:t>=&gt; Begriffe mit FW 1110 alignieren.</w:t>
      </w:r>
    </w:p>
  </w:comment>
  <w:comment w:id="164" w:author="Seybold Christian" w:date="2025-10-21T10:58:00Z" w:initials="SC">
    <w:p w14:paraId="454DCE1C" w14:textId="276727E2" w:rsidR="00CD15C6" w:rsidRDefault="00CD15C6" w:rsidP="00CD15C6">
      <w:pPr>
        <w:pStyle w:val="CommentText"/>
      </w:pPr>
      <w:r>
        <w:rPr>
          <w:rStyle w:val="CommentReference"/>
        </w:rPr>
        <w:annotationRef/>
      </w:r>
      <w:r>
        <w:t>Keine IT Vorgabe. Die IT ist nicht der Aufpasser für das Fach. Aus dem Standard entfernen.</w:t>
      </w:r>
    </w:p>
  </w:comment>
  <w:comment w:id="163" w:author="Meier Silvio" w:date="2025-10-20T18:35:00Z" w:initials="MS">
    <w:p w14:paraId="219D7A00" w14:textId="5013F710" w:rsidR="00605697" w:rsidRDefault="00605697" w:rsidP="00605697">
      <w:pPr>
        <w:pStyle w:val="CommentText"/>
      </w:pPr>
      <w:r>
        <w:rPr>
          <w:rStyle w:val="CommentReference"/>
        </w:rPr>
        <w:annotationRef/>
      </w:r>
      <w:r>
        <w:t>Wäre hier auch ein einfacher Verweis auf BW 1101 denkbar?</w:t>
      </w:r>
    </w:p>
  </w:comment>
  <w:comment w:id="165" w:author="Salm Christian" w:date="2025-10-27T14:59:00Z" w:initials="CHS">
    <w:p w14:paraId="59778005" w14:textId="77777777" w:rsidR="006C12D6" w:rsidRDefault="006C12D6" w:rsidP="006C12D6">
      <w:pPr>
        <w:pStyle w:val="CommentText"/>
      </w:pPr>
      <w:r>
        <w:rPr>
          <w:rStyle w:val="CommentReference"/>
        </w:rPr>
        <w:annotationRef/>
      </w:r>
      <w:r>
        <w:t xml:space="preserve">Auch die Datenklassifizierung liegt gem. </w:t>
      </w:r>
      <w:hyperlink r:id="rId7" w:history="1">
        <w:r w:rsidRPr="0037766D">
          <w:rPr>
            <w:rStyle w:val="Hyperlink"/>
          </w:rPr>
          <w:t>Fachweisung Nr. 1110 Kap. 6</w:t>
        </w:r>
      </w:hyperlink>
      <w:r>
        <w:t xml:space="preserve"> bei der Anbieterin der Daten, nicht beim AV.</w:t>
      </w:r>
    </w:p>
  </w:comment>
  <w:comment w:id="166" w:author="Seybold Christian" w:date="2025-10-21T10:59:00Z" w:initials="SC">
    <w:p w14:paraId="43BE61D7" w14:textId="77777777" w:rsidR="00CD15C6" w:rsidRDefault="00CD15C6" w:rsidP="00CD15C6">
      <w:pPr>
        <w:pStyle w:val="CommentText"/>
      </w:pPr>
      <w:r>
        <w:rPr>
          <w:rStyle w:val="CommentReference"/>
        </w:rPr>
        <w:annotationRef/>
      </w:r>
      <w:r>
        <w:rPr>
          <w:color w:val="080808"/>
        </w:rPr>
        <w:t>Keine IT Vorgabe. Die IT ist nicht der Aufpasser für das Fach. Aus dem Standard entfernen. Es gibt bereits Weisungen, die das fordern.</w:t>
      </w:r>
    </w:p>
  </w:comment>
  <w:comment w:id="167" w:author="Widmer Philipp" w:date="2025-10-29T15:09:00Z" w:initials="WPH">
    <w:p w14:paraId="0D72F896" w14:textId="77777777" w:rsidR="00433C37" w:rsidRDefault="00433C37" w:rsidP="00433C37">
      <w:pPr>
        <w:pStyle w:val="CommentText"/>
      </w:pPr>
      <w:r>
        <w:rPr>
          <w:rStyle w:val="CommentReference"/>
        </w:rPr>
        <w:annotationRef/>
      </w:r>
      <w:r>
        <w:t>Input Philippe Maurer (BBEA):</w:t>
      </w:r>
    </w:p>
    <w:p w14:paraId="0EB75BB3" w14:textId="77777777" w:rsidR="00433C37" w:rsidRDefault="00433C37" w:rsidP="00433C37">
      <w:pPr>
        <w:pStyle w:val="CommentText"/>
      </w:pPr>
      <w:r>
        <w:rPr>
          <w:color w:val="080808"/>
        </w:rPr>
        <w:t>Funktionalität = Aufgabe IT</w:t>
      </w:r>
    </w:p>
    <w:p w14:paraId="2B45A743" w14:textId="77777777" w:rsidR="00433C37" w:rsidRDefault="00433C37" w:rsidP="00433C37">
      <w:pPr>
        <w:pStyle w:val="CommentText"/>
      </w:pPr>
      <w:r>
        <w:rPr>
          <w:color w:val="080808"/>
        </w:rPr>
        <w:t>Klassifizierung der Daten = Dateneigner</w:t>
      </w:r>
    </w:p>
    <w:p w14:paraId="5EA95B19" w14:textId="77777777" w:rsidR="00433C37" w:rsidRDefault="00433C37" w:rsidP="00433C37">
      <w:pPr>
        <w:pStyle w:val="CommentText"/>
      </w:pPr>
      <w:r>
        <w:rPr>
          <w:color w:val="080808"/>
        </w:rPr>
        <w:t>Aus unserer Sicht hat das so seine Richtigkeit.</w:t>
      </w:r>
    </w:p>
  </w:comment>
  <w:comment w:id="168" w:author="Salm Christian" w:date="2025-10-27T15:00:00Z" w:initials="CHS">
    <w:p w14:paraId="655D54B0" w14:textId="5646343F" w:rsidR="006C12D6" w:rsidRDefault="006C12D6" w:rsidP="006C12D6">
      <w:pPr>
        <w:pStyle w:val="CommentText"/>
      </w:pPr>
      <w:r>
        <w:rPr>
          <w:rStyle w:val="CommentReference"/>
        </w:rPr>
        <w:annotationRef/>
      </w:r>
      <w:r>
        <w:rPr>
          <w:color w:val="080808"/>
        </w:rPr>
        <w:t xml:space="preserve">Die </w:t>
      </w:r>
      <w:hyperlink r:id="rId8" w:history="1">
        <w:r w:rsidRPr="00007F3D">
          <w:rPr>
            <w:rStyle w:val="Hyperlink"/>
          </w:rPr>
          <w:t>Fachweisung Nr. 1110 Kap. 6</w:t>
        </w:r>
      </w:hyperlink>
      <w:r>
        <w:rPr>
          <w:color w:val="080808"/>
        </w:rPr>
        <w:t xml:space="preserve"> sieht das vor «S</w:t>
      </w:r>
      <w:r>
        <w:rPr>
          <w:i/>
          <w:iCs/>
          <w:color w:val="080808"/>
        </w:rPr>
        <w:t xml:space="preserve">ie legen den Schutzbedarf der Digitalen Ressource fest. Sie leiten daraus Anforderungen bezüglich </w:t>
      </w:r>
      <w:r>
        <w:rPr>
          <w:b/>
          <w:bCs/>
          <w:i/>
          <w:iCs/>
          <w:color w:val="080808"/>
        </w:rPr>
        <w:t>Vertraulichkeit</w:t>
      </w:r>
      <w:r>
        <w:rPr>
          <w:i/>
          <w:iCs/>
          <w:color w:val="080808"/>
        </w:rPr>
        <w:t xml:space="preserve">, </w:t>
      </w:r>
      <w:r>
        <w:rPr>
          <w:b/>
          <w:bCs/>
          <w:i/>
          <w:iCs/>
          <w:color w:val="080808"/>
        </w:rPr>
        <w:t>Integrität</w:t>
      </w:r>
      <w:r>
        <w:rPr>
          <w:i/>
          <w:iCs/>
          <w:color w:val="080808"/>
        </w:rPr>
        <w:t xml:space="preserve">, </w:t>
      </w:r>
      <w:r>
        <w:rPr>
          <w:b/>
          <w:bCs/>
          <w:i/>
          <w:iCs/>
          <w:color w:val="080808"/>
        </w:rPr>
        <w:t xml:space="preserve">Nachvollziehbarkeit </w:t>
      </w:r>
      <w:r>
        <w:rPr>
          <w:i/>
          <w:iCs/>
          <w:color w:val="080808"/>
        </w:rPr>
        <w:t xml:space="preserve">und </w:t>
      </w:r>
      <w:r>
        <w:rPr>
          <w:b/>
          <w:bCs/>
          <w:i/>
          <w:iCs/>
          <w:color w:val="080808"/>
        </w:rPr>
        <w:t xml:space="preserve">Verfügbarkeit </w:t>
      </w:r>
      <w:r>
        <w:rPr>
          <w:i/>
          <w:iCs/>
          <w:color w:val="080808"/>
        </w:rPr>
        <w:t>der Digitalen Ressource ab</w:t>
      </w:r>
      <w:r>
        <w:rPr>
          <w:color w:val="080808"/>
        </w:rPr>
        <w:t>.»</w:t>
      </w:r>
    </w:p>
  </w:comment>
  <w:comment w:id="169" w:author="Casanova Flurin" w:date="2025-10-29T11:08:00Z" w:initials="CF">
    <w:p w14:paraId="28679363" w14:textId="77777777" w:rsidR="008655F7" w:rsidRDefault="008655F7" w:rsidP="008655F7">
      <w:pPr>
        <w:pStyle w:val="CommentText"/>
      </w:pPr>
      <w:r>
        <w:rPr>
          <w:rStyle w:val="CommentReference"/>
        </w:rPr>
        <w:annotationRef/>
      </w:r>
      <w:r>
        <w:rPr>
          <w:color w:val="3E5570"/>
        </w:rPr>
        <w:t>Bedeutet das, dass wir in allen unseren Exports Metadaten mitschicken müssen? Das würde bedeuten praktisch alle Schnittstellen zu überarbeiten. Ich denke das ist nicht praktikabel.</w:t>
      </w:r>
    </w:p>
  </w:comment>
  <w:comment w:id="170" w:author="Schregenberger Daniel" w:date="2025-10-28T14:31:00Z" w:initials="SD">
    <w:p w14:paraId="05D6D1D1" w14:textId="77777777" w:rsidR="00B2028A" w:rsidRDefault="00B2028A" w:rsidP="00B2028A">
      <w:pPr>
        <w:pStyle w:val="CommentText"/>
      </w:pPr>
      <w:r>
        <w:rPr>
          <w:rStyle w:val="CommentReference"/>
        </w:rPr>
        <w:annotationRef/>
      </w:r>
      <w:r>
        <w:t>Die Klassifizierung kann über die Zeit auch ändern (meist niedriger werden). In Übereinstimmung mit DSS-P4 müsste die Klassifizierung dann angepasst und keine unnötigen Massnahmen mehr getroffen werden.</w:t>
      </w:r>
    </w:p>
    <w:p w14:paraId="1D3C0057" w14:textId="77777777" w:rsidR="00B2028A" w:rsidRDefault="00B2028A" w:rsidP="00B2028A">
      <w:pPr>
        <w:pStyle w:val="CommentText"/>
      </w:pPr>
    </w:p>
    <w:p w14:paraId="50757E5A" w14:textId="77777777" w:rsidR="00B2028A" w:rsidRDefault="00B2028A" w:rsidP="00B2028A">
      <w:pPr>
        <w:pStyle w:val="CommentText"/>
      </w:pPr>
      <w:r>
        <w:t xml:space="preserve">z.B. Daten zu einer Intervention, nachdem diese erfolgt ist / bekanntgegeben wurde. </w:t>
      </w:r>
    </w:p>
  </w:comment>
  <w:comment w:id="171" w:author="Meier Silvio" w:date="2025-10-20T18:40:00Z" w:initials="MS">
    <w:p w14:paraId="5AE9CACA" w14:textId="08DDDA69" w:rsidR="00E350DD" w:rsidRDefault="00605697" w:rsidP="00E350DD">
      <w:pPr>
        <w:pStyle w:val="CommentText"/>
      </w:pPr>
      <w:r>
        <w:rPr>
          <w:rStyle w:val="CommentReference"/>
        </w:rPr>
        <w:annotationRef/>
      </w:r>
      <w:r w:rsidR="00E350DD">
        <w:rPr>
          <w:color w:val="080808"/>
        </w:rPr>
        <w:t>Wie sieht die Umsetzung für die Vorgabe bei Datensammlungen aus, die kein eigentliches UI oder aufbereitete Repräsentation haben (und modifizierbare Metadaten), z.B. Log-Dateien?</w:t>
      </w:r>
    </w:p>
  </w:comment>
  <w:comment w:id="172" w:author="Schregenberger Daniel" w:date="2025-10-28T14:35:00Z" w:initials="SD">
    <w:p w14:paraId="72A02C66" w14:textId="77777777" w:rsidR="00B2028A" w:rsidRDefault="00B2028A" w:rsidP="00B2028A">
      <w:pPr>
        <w:pStyle w:val="CommentText"/>
      </w:pPr>
      <w:r>
        <w:rPr>
          <w:rStyle w:val="CommentReference"/>
        </w:rPr>
        <w:annotationRef/>
      </w:r>
      <w:r>
        <w:t>Oder Daten die über API bezogen werden. Ich halte das für sehr schwer umsetzbar und sehe viele Ausnahmeanträge aufs IMT zukommen (Muss Vorgabe).</w:t>
      </w:r>
    </w:p>
  </w:comment>
  <w:comment w:id="173" w:author="Nufer Isabel" w:date="2025-10-29T10:25:00Z" w:initials="INUFE">
    <w:p w14:paraId="0B0C0249" w14:textId="77777777" w:rsidR="00A9321B" w:rsidRDefault="00A9321B" w:rsidP="00A9321B">
      <w:pPr>
        <w:pStyle w:val="CommentText"/>
      </w:pPr>
      <w:r>
        <w:rPr>
          <w:rStyle w:val="CommentReference"/>
        </w:rPr>
        <w:annotationRef/>
      </w:r>
      <w:r>
        <w:t xml:space="preserve">Verstehe ich auch nicht, wie das umgesetzt werden kann dort wo die Daten selbst leben. Die Daten leben ja in einem System, welches typischerweise solche Informationen nicht anzeigen kann. </w:t>
      </w:r>
    </w:p>
    <w:p w14:paraId="66C05D65" w14:textId="77777777" w:rsidR="00A9321B" w:rsidRDefault="00A9321B" w:rsidP="00A9321B">
      <w:pPr>
        <w:pStyle w:val="CommentText"/>
      </w:pPr>
    </w:p>
    <w:p w14:paraId="30AEB76F" w14:textId="77777777" w:rsidR="00A9321B" w:rsidRDefault="00A9321B" w:rsidP="00A9321B">
      <w:pPr>
        <w:pStyle w:val="CommentText"/>
      </w:pPr>
      <w:r>
        <w:t>Genau so wie das mitführen der Klassifikation. Die Klassifikation wird ja in der Datensammlung festgehalten. Diese nochmals zu replizieren macht für mich keinen Sinn.</w:t>
      </w:r>
    </w:p>
  </w:comment>
  <w:comment w:id="174" w:author="Seybold Christian" w:date="2025-10-21T11:00:00Z" w:initials="SC">
    <w:p w14:paraId="599EEE24" w14:textId="304C8768" w:rsidR="00CD15C6" w:rsidRDefault="00CD15C6" w:rsidP="00CD15C6">
      <w:pPr>
        <w:pStyle w:val="CommentText"/>
      </w:pPr>
      <w:r>
        <w:rPr>
          <w:rStyle w:val="CommentReference"/>
        </w:rPr>
        <w:annotationRef/>
      </w:r>
      <w:r>
        <w:rPr>
          <w:color w:val="080808"/>
        </w:rPr>
        <w:t>Keine IT Vorgabe. Die IT ist nicht der Aufpasser für das Fach. Aus dem Standard entfernen.</w:t>
      </w:r>
    </w:p>
  </w:comment>
  <w:comment w:id="176" w:author="Schmidt Michael" w:date="2025-10-30T09:49:00Z" w:initials="SM">
    <w:p w14:paraId="21EFCB36" w14:textId="77777777" w:rsidR="00FF45F0" w:rsidRDefault="00FF45F0" w:rsidP="00FF45F0">
      <w:pPr>
        <w:pStyle w:val="CommentText"/>
      </w:pPr>
      <w:r>
        <w:rPr>
          <w:rStyle w:val="CommentReference"/>
        </w:rPr>
        <w:annotationRef/>
      </w:r>
      <w:r>
        <w:rPr>
          <w:lang w:val="de-DE"/>
        </w:rPr>
        <w:t xml:space="preserve">Details sollten aus m. E. komplett im Krypto Standard geregelt werden. Es reicht doch die Vorgabe, dass bspw. für GS die Übertragung zwischen internen Systeme verschlüsselt werden soll, wie genau und Details im Krypto Standard. Dann gibt es auch keinen doppelten Pflegeaufwand und evtl. Unstimmigkeiten. </w:t>
      </w:r>
    </w:p>
  </w:comment>
  <w:comment w:id="177" w:author="Schmid Christian" w:date="2025-10-23T16:19:00Z" w:initials="SC">
    <w:p w14:paraId="700FAD79" w14:textId="2B739C28" w:rsidR="00AD206A" w:rsidRDefault="00AD206A" w:rsidP="00AD206A">
      <w:pPr>
        <w:pStyle w:val="CommentText"/>
      </w:pPr>
      <w:r>
        <w:rPr>
          <w:rStyle w:val="CommentReference"/>
        </w:rPr>
        <w:annotationRef/>
      </w:r>
      <w:r>
        <w:rPr>
          <w:color w:val="080808"/>
        </w:rPr>
        <w:t xml:space="preserve">Ist dies nun eine SOLL Vorgabe oder muss der erste Teil eingehalten werden (muss Formulierung) und der Teil „GS:" soll eingehalten werden? Eventuell zweiteilen. </w:t>
      </w:r>
    </w:p>
  </w:comment>
  <w:comment w:id="178" w:author="Seybold Christian" w:date="2025-10-21T11:04:00Z" w:initials="SC">
    <w:p w14:paraId="4114CCC8" w14:textId="143E012B" w:rsidR="00CD15C6" w:rsidRDefault="00CD15C6" w:rsidP="00CD15C6">
      <w:pPr>
        <w:pStyle w:val="CommentText"/>
      </w:pPr>
      <w:r>
        <w:rPr>
          <w:rStyle w:val="CommentReference"/>
        </w:rPr>
        <w:annotationRef/>
      </w:r>
      <w:r>
        <w:t>Reden wir von automatisierter Übertragung? Manuelle Übertragung liegt nicht in der Hoheit der IT.</w:t>
      </w:r>
    </w:p>
  </w:comment>
  <w:comment w:id="179" w:author="Seybold Christian" w:date="2025-10-21T11:02:00Z" w:initials="SC">
    <w:p w14:paraId="10BAAC61" w14:textId="637E3B7F" w:rsidR="00CD15C6" w:rsidRDefault="00CD15C6" w:rsidP="00CD15C6">
      <w:pPr>
        <w:pStyle w:val="CommentText"/>
      </w:pPr>
      <w:r>
        <w:rPr>
          <w:rStyle w:val="CommentReference"/>
        </w:rPr>
        <w:annotationRef/>
      </w:r>
      <w:r>
        <w:t>Welche Applikation? Ist ein internes System gemeint?</w:t>
      </w:r>
    </w:p>
  </w:comment>
  <w:comment w:id="180" w:author="Schmid Christian" w:date="2025-10-23T16:19:00Z" w:initials="SC">
    <w:p w14:paraId="090A3CDA" w14:textId="77777777" w:rsidR="00AD206A" w:rsidRDefault="00AD206A" w:rsidP="00AD206A">
      <w:pPr>
        <w:pStyle w:val="CommentText"/>
      </w:pPr>
      <w:r>
        <w:rPr>
          <w:rStyle w:val="CommentReference"/>
        </w:rPr>
        <w:annotationRef/>
      </w:r>
      <w:r>
        <w:rPr>
          <w:color w:val="080808"/>
        </w:rPr>
        <w:t>Ich würde dies eher so formulieren: Datenübertragungen von und zu Systemen ausserhalb der SNB</w:t>
      </w:r>
    </w:p>
  </w:comment>
  <w:comment w:id="181" w:author="Valle Lukas" w:date="2025-10-27T11:31:00Z" w:initials="VL">
    <w:p w14:paraId="07B26822" w14:textId="77777777" w:rsidR="009D411B" w:rsidRDefault="009D411B" w:rsidP="009D411B">
      <w:pPr>
        <w:pStyle w:val="CommentText"/>
      </w:pPr>
      <w:r>
        <w:rPr>
          <w:rStyle w:val="CommentReference"/>
        </w:rPr>
        <w:annotationRef/>
      </w:r>
      <w:r>
        <w:t>Ich habe keinen Erwähnung von Transportverschlüsselung gefunden im Krypthografie Standard. Für micht machte es keinen Sinn, hier von Transportverschlüsselung zu sprechen. „… müssen durch Verschlüsselung geschützt sein….“ ist wohl hier gemeint.</w:t>
      </w:r>
    </w:p>
  </w:comment>
  <w:comment w:id="182" w:author="Casanova Flurin" w:date="2025-10-29T11:17:00Z" w:initials="CF">
    <w:p w14:paraId="4BD737AC" w14:textId="77777777" w:rsidR="00170B33" w:rsidRDefault="00170B33" w:rsidP="00170B33">
      <w:pPr>
        <w:pStyle w:val="CommentText"/>
      </w:pPr>
      <w:r>
        <w:rPr>
          <w:rStyle w:val="CommentReference"/>
        </w:rPr>
        <w:annotationRef/>
      </w:r>
      <w:r>
        <w:rPr>
          <w:color w:val="080808"/>
        </w:rPr>
        <w:t>Dieser Punkt hat weitreichende Folgen auf viele Schnittstellen.</w:t>
      </w:r>
    </w:p>
  </w:comment>
  <w:comment w:id="183" w:author="Heeb Daniel" w:date="2025-10-31T10:13:00Z" w:initials="HD">
    <w:p w14:paraId="69647E39" w14:textId="77777777" w:rsidR="00AE0A7D" w:rsidRDefault="000B1CCB" w:rsidP="00AE0A7D">
      <w:pPr>
        <w:pStyle w:val="CommentText"/>
      </w:pPr>
      <w:r>
        <w:rPr>
          <w:rStyle w:val="CommentReference"/>
        </w:rPr>
        <w:annotationRef/>
      </w:r>
      <w:r w:rsidR="00AE0A7D">
        <w:rPr>
          <w:color w:val="080808"/>
        </w:rPr>
        <w:t>Auf Windows Servern ist der Share-basierte File-Transfer CIFS/SMB (inklusive SMB 3) per Default nicht verschlüsselt, dafür signiert</w:t>
      </w:r>
      <w:r w:rsidR="00AE0A7D">
        <w:rPr>
          <w:color w:val="0A0A0A"/>
          <w:highlight w:val="white"/>
        </w:rPr>
        <w:t>(24H2 and later)</w:t>
      </w:r>
      <w:r w:rsidR="00AE0A7D">
        <w:rPr>
          <w:color w:val="080808"/>
        </w:rPr>
        <w:t xml:space="preserve">.  Auf Linux basierten OS ist NFS auch nicht verschlüsselt. Verschlüsselung kann aktiviert werden. </w:t>
      </w:r>
    </w:p>
    <w:p w14:paraId="6BB7DDB6" w14:textId="77777777" w:rsidR="00AE0A7D" w:rsidRDefault="00AE0A7D" w:rsidP="00AE0A7D">
      <w:pPr>
        <w:pStyle w:val="CommentText"/>
      </w:pPr>
      <w:r>
        <w:rPr>
          <w:color w:val="080808"/>
        </w:rPr>
        <w:t>Besser: „Applikatorische Übertragungen zwischen internen Systemen muss verschlüsselt sein. File Transfer Protokolle sind verschlüsselt oder mit einer Signatur geschützt.</w:t>
      </w:r>
    </w:p>
  </w:comment>
  <w:comment w:id="184" w:author="Meier Silvio" w:date="2025-11-03T09:40:00Z" w:initials="MS">
    <w:p w14:paraId="6DF4F15A" w14:textId="77777777" w:rsidR="0075239C" w:rsidRDefault="0075239C" w:rsidP="0075239C">
      <w:pPr>
        <w:pStyle w:val="CommentText"/>
      </w:pPr>
      <w:r>
        <w:rPr>
          <w:rStyle w:val="CommentReference"/>
        </w:rPr>
        <w:annotationRef/>
      </w:r>
      <w:r>
        <w:t xml:space="preserve">Patrick Steger (XPAST): </w:t>
      </w:r>
      <w:r>
        <w:rPr>
          <w:color w:val="080808"/>
        </w:rPr>
        <w:t>Das wäre jetzt so ein Beispiel zu Silvios Frage vom Anfang. Wenn HS/SHS auch von der A Klassifizierung allein stammen kann, dann wäre diese Forderung völlig daneben.</w:t>
      </w:r>
    </w:p>
  </w:comment>
  <w:comment w:id="185" w:author="Salm Christian" w:date="2025-10-27T15:04:00Z" w:initials="CHS">
    <w:p w14:paraId="7B451F0E" w14:textId="48FAAD4F" w:rsidR="006C12D6" w:rsidRDefault="006C12D6" w:rsidP="006C12D6">
      <w:pPr>
        <w:pStyle w:val="CommentText"/>
      </w:pPr>
      <w:r>
        <w:rPr>
          <w:rStyle w:val="CommentReference"/>
        </w:rPr>
        <w:annotationRef/>
      </w:r>
      <w:r>
        <w:t>Diese Massnahme scheint mir gem. Abgrenzung im Kap 1.4 am falschen Ort zu sein?</w:t>
      </w:r>
    </w:p>
    <w:p w14:paraId="25C55DB7" w14:textId="77777777" w:rsidR="006C12D6" w:rsidRDefault="006C12D6" w:rsidP="006C12D6">
      <w:pPr>
        <w:pStyle w:val="CommentText"/>
      </w:pPr>
    </w:p>
    <w:p w14:paraId="1FA8F240" w14:textId="77777777" w:rsidR="006C12D6" w:rsidRDefault="006C12D6" w:rsidP="006C12D6">
      <w:pPr>
        <w:pStyle w:val="CommentText"/>
      </w:pPr>
      <w:r>
        <w:t>„</w:t>
      </w:r>
      <w:r>
        <w:rPr>
          <w:i/>
          <w:iCs/>
          <w:color w:val="080808"/>
        </w:rPr>
        <w:t xml:space="preserve">Datensicherheits-Capabilities bezüglich </w:t>
      </w:r>
      <w:r>
        <w:rPr>
          <w:b/>
          <w:bCs/>
          <w:i/>
          <w:iCs/>
          <w:color w:val="080808"/>
        </w:rPr>
        <w:t>Kryptographie</w:t>
      </w:r>
      <w:r>
        <w:rPr>
          <w:i/>
          <w:iCs/>
          <w:color w:val="080808"/>
        </w:rPr>
        <w:t xml:space="preserve">, Cloud Services, Endgeräten und Secure Operations, die bereits in dedizierten Standards für das jeweilige Thema behandelt werden, sind hier </w:t>
      </w:r>
      <w:r>
        <w:rPr>
          <w:b/>
          <w:bCs/>
          <w:i/>
          <w:iCs/>
          <w:color w:val="080808"/>
        </w:rPr>
        <w:t>nicht wiedergegeben</w:t>
      </w:r>
      <w:r>
        <w:rPr>
          <w:i/>
          <w:iCs/>
          <w:color w:val="080808"/>
        </w:rPr>
        <w:t>.</w:t>
      </w:r>
    </w:p>
    <w:p w14:paraId="162A119D" w14:textId="77777777" w:rsidR="006C12D6" w:rsidRDefault="006C12D6" w:rsidP="006C12D6">
      <w:pPr>
        <w:pStyle w:val="CommentText"/>
      </w:pPr>
      <w:r>
        <w:t>“</w:t>
      </w:r>
    </w:p>
  </w:comment>
  <w:comment w:id="186" w:author="Seybold Christian" w:date="2025-10-21T11:04:00Z" w:initials="SC">
    <w:p w14:paraId="22291B3E" w14:textId="34912DB1" w:rsidR="00CD15C6" w:rsidRDefault="00CD15C6" w:rsidP="00CD15C6">
      <w:pPr>
        <w:pStyle w:val="CommentText"/>
      </w:pPr>
      <w:r>
        <w:rPr>
          <w:rStyle w:val="CommentReference"/>
        </w:rPr>
        <w:annotationRef/>
      </w:r>
      <w:r>
        <w:t>Auf welchen Aspekt hin muss vor Inbetriebnahme geprüft werden?</w:t>
      </w:r>
    </w:p>
  </w:comment>
  <w:comment w:id="187" w:author="Valle Lukas" w:date="2025-10-27T11:34:00Z" w:initials="VL">
    <w:p w14:paraId="1A3E58AE" w14:textId="77777777" w:rsidR="009D411B" w:rsidRDefault="009D411B" w:rsidP="009D411B">
      <w:pPr>
        <w:pStyle w:val="CommentText"/>
      </w:pPr>
      <w:r>
        <w:rPr>
          <w:rStyle w:val="CommentReference"/>
        </w:rPr>
        <w:annotationRef/>
      </w:r>
      <w:r>
        <w:t>Ich sehe nicht, was der Punkt hier nützt. Falls, dann währe doch der erwähnte Kryptographie Standard der richtige Ort. Es bezieht sich ja auf die Handhabung der Krypto Schlüssel  und nicht auf die Handhabung von Daten.</w:t>
      </w:r>
    </w:p>
  </w:comment>
  <w:comment w:id="189" w:author="Casanova Flurin" w:date="2025-10-29T11:05:00Z" w:initials="CF">
    <w:p w14:paraId="621656DC" w14:textId="77777777" w:rsidR="008655F7" w:rsidRDefault="008655F7" w:rsidP="008655F7">
      <w:pPr>
        <w:pStyle w:val="CommentText"/>
      </w:pPr>
      <w:r>
        <w:rPr>
          <w:rStyle w:val="CommentReference"/>
        </w:rPr>
        <w:annotationRef/>
      </w:r>
      <w:r>
        <w:t>Was bedeutet Nachweisbarkeit? Soll das auch für die Interne Übertragung an andere Systeme gelten? Dementsprechend müsste praktisch der ganz FT-Hub verkehr verschlüsselt und signiert werden. Ich denke das ist nicht verhältnismässig.</w:t>
      </w:r>
    </w:p>
  </w:comment>
  <w:comment w:id="188" w:author="Schregenberger Daniel" w:date="2025-10-28T16:54:00Z" w:initials="SD">
    <w:p w14:paraId="275273A8" w14:textId="77777777" w:rsidR="00CB67AA" w:rsidRDefault="00CB67AA" w:rsidP="00CB67AA">
      <w:pPr>
        <w:pStyle w:val="CommentText"/>
      </w:pPr>
      <w:r>
        <w:rPr>
          <w:rStyle w:val="CommentReference"/>
        </w:rPr>
        <w:annotationRef/>
      </w:r>
      <w:r>
        <w:t>Finde ich sehr schwammig / offen definiert und bin nicht sicher, ob das einen Mehrwert bietet.</w:t>
      </w:r>
    </w:p>
    <w:p w14:paraId="212BAE1A" w14:textId="77777777" w:rsidR="00CB67AA" w:rsidRDefault="00CB67AA" w:rsidP="00CB67AA">
      <w:pPr>
        <w:pStyle w:val="CommentText"/>
      </w:pPr>
    </w:p>
    <w:p w14:paraId="23C2EC85" w14:textId="77777777" w:rsidR="00CB67AA" w:rsidRDefault="00CB67AA" w:rsidP="00CB67AA">
      <w:pPr>
        <w:pStyle w:val="CommentText"/>
      </w:pPr>
      <w:r>
        <w:t>Reicht z.B. eine TLS Verschlüsselung? Oder muss da noch zusätzlich eine Signatur verwendet werden? Und wenn TLS reicht: ist das nicht schon durch DSS020 abgedeckt?</w:t>
      </w:r>
    </w:p>
    <w:p w14:paraId="07F87254" w14:textId="77777777" w:rsidR="00CB67AA" w:rsidRDefault="00CB67AA" w:rsidP="00CB67AA">
      <w:pPr>
        <w:pStyle w:val="CommentText"/>
      </w:pPr>
    </w:p>
    <w:p w14:paraId="17297A87" w14:textId="77777777" w:rsidR="00CB67AA" w:rsidRDefault="00CB67AA" w:rsidP="00CB67AA">
      <w:pPr>
        <w:pStyle w:val="CommentText"/>
      </w:pPr>
      <w:r>
        <w:t xml:space="preserve">Neben der Transportverschlüsselung zusätzlich einen Hash zu verwenden scheint mir nicht viel zu nützen (wenn ein Angreifer die Verschlüsselung knacken und die Daten verändern kann, kann er wahrscheinlich auch einen passenden Hash generieren. </w:t>
      </w:r>
    </w:p>
  </w:comment>
  <w:comment w:id="191" w:author="Meier Silvio" w:date="2025-10-20T19:05:00Z" w:initials="MS">
    <w:p w14:paraId="03F597A4" w14:textId="0C44D5D5" w:rsidR="00612DA0" w:rsidRDefault="00E350DD" w:rsidP="00612DA0">
      <w:pPr>
        <w:pStyle w:val="CommentText"/>
      </w:pPr>
      <w:r>
        <w:rPr>
          <w:rStyle w:val="CommentReference"/>
        </w:rPr>
        <w:annotationRef/>
      </w:r>
      <w:r w:rsidR="00612DA0">
        <w:rPr>
          <w:color w:val="080808"/>
        </w:rPr>
        <w:t>Kryptographisches Verfahren: Reicht dazu die Verwendung einer Hashfunktion gemäss ITSM-S-1001?</w:t>
      </w:r>
    </w:p>
  </w:comment>
  <w:comment w:id="192" w:author="Lehner Joel" w:date="2025-10-28T11:27:00Z" w:initials="LJ">
    <w:p w14:paraId="6BC2CA40" w14:textId="77777777" w:rsidR="00B83C75" w:rsidRDefault="00B83C75" w:rsidP="00B83C75">
      <w:pPr>
        <w:pStyle w:val="CommentText"/>
      </w:pPr>
      <w:r>
        <w:rPr>
          <w:rStyle w:val="CommentReference"/>
        </w:rPr>
        <w:annotationRef/>
      </w:r>
      <w:r>
        <w:t>Hätte zur Konsequenz, dass alle via UDP übermittelten Daten (z.B. gewisse Logs von Appliances) eine massgeschneiderte Ende-zu-Ende-Integritätsprüfung und Protokollierung benötigen. Wiederspruch zu DSS-P4/P5 (Verhältnismässigkeit, Angemessenheit)?!</w:t>
      </w:r>
    </w:p>
  </w:comment>
  <w:comment w:id="193" w:author="Meier Silvio" w:date="2025-10-20T19:08:00Z" w:initials="MS">
    <w:p w14:paraId="1F66C045" w14:textId="047AFA8E" w:rsidR="00612DA0" w:rsidRDefault="00612DA0" w:rsidP="00612DA0">
      <w:pPr>
        <w:pStyle w:val="CommentText"/>
      </w:pPr>
      <w:r>
        <w:rPr>
          <w:rStyle w:val="CommentReference"/>
        </w:rPr>
        <w:annotationRef/>
      </w:r>
      <w:r>
        <w:t>Heisst das eine Signatur? Was beutet Ende-zu-Ende-Integritätsprüfung?</w:t>
      </w:r>
    </w:p>
  </w:comment>
  <w:comment w:id="194" w:author="Meier Silvio" w:date="2025-10-20T19:10:00Z" w:initials="MS">
    <w:p w14:paraId="382CE9B2" w14:textId="77777777" w:rsidR="00612DA0" w:rsidRDefault="00612DA0" w:rsidP="00612DA0">
      <w:pPr>
        <w:pStyle w:val="CommentText"/>
      </w:pPr>
      <w:r>
        <w:rPr>
          <w:rStyle w:val="CommentReference"/>
        </w:rPr>
        <w:annotationRef/>
      </w:r>
      <w:r>
        <w:t>Ist hier in dem Fall eine Signatur gefordert (Authentizität)?</w:t>
      </w:r>
    </w:p>
  </w:comment>
  <w:comment w:id="195" w:author="Meier Silvio" w:date="2025-11-03T09:41:00Z" w:initials="MS">
    <w:p w14:paraId="07FCCC52" w14:textId="77777777" w:rsidR="0075239C" w:rsidRDefault="0075239C" w:rsidP="0075239C">
      <w:pPr>
        <w:pStyle w:val="CommentText"/>
      </w:pPr>
      <w:r>
        <w:rPr>
          <w:rStyle w:val="CommentReference"/>
        </w:rPr>
        <w:annotationRef/>
      </w:r>
      <w:r>
        <w:t xml:space="preserve">Patrick Steger (XPAST): </w:t>
      </w:r>
      <w:r>
        <w:rPr>
          <w:color w:val="080808"/>
        </w:rPr>
        <w:t>Das „nachweisbar“ hat mich auch stutzig gemacht. Verstehen wir darunter: zuordenbar zu einem Benutzer, Integritäts-Prüfung nachweisbar aufgezeichnet in einem log? Oder meinen wir damit Das Protokoll/die verwendete Integritätsprüfung stellt die Integrität sicher und dies ist so sichergestellt. (nachweisbar im Sinn von technisch garantiertet und ein erprobter Mechanismus).</w:t>
      </w:r>
    </w:p>
    <w:p w14:paraId="36581B06" w14:textId="77777777" w:rsidR="0075239C" w:rsidRDefault="0075239C" w:rsidP="0075239C">
      <w:pPr>
        <w:pStyle w:val="CommentText"/>
      </w:pPr>
      <w:r>
        <w:rPr>
          <w:color w:val="080808"/>
        </w:rPr>
        <w:t>Ersteres kann aufwändig werden. Zweiteres ist relativ billig und oft fast automatisch mit dabei (z.B. https mit richtigen Settings).</w:t>
      </w:r>
    </w:p>
  </w:comment>
  <w:comment w:id="196" w:author="Meier Silvio" w:date="2025-11-03T09:42:00Z" w:initials="MS">
    <w:p w14:paraId="6C08CA94" w14:textId="77777777" w:rsidR="0075239C" w:rsidRDefault="0075239C" w:rsidP="0075239C">
      <w:pPr>
        <w:pStyle w:val="CommentText"/>
      </w:pPr>
      <w:r>
        <w:rPr>
          <w:rStyle w:val="CommentReference"/>
        </w:rPr>
        <w:annotationRef/>
      </w:r>
      <w:r>
        <w:t xml:space="preserve">Patrick Steger (XPAST): </w:t>
      </w:r>
      <w:r>
        <w:rPr>
          <w:color w:val="080808"/>
        </w:rPr>
        <w:t>Ich bin der Meinung, dass auf Übertragungsstrecken zweiteres meist adäquat ist. In Spezialfällen braucht es da vielleicht Applikations-Kontrollierte Integritäts und Verschlüsselungsmechanismen wie z.B. eine digitale Signatur und applikatorisch verschlüsselte Files. Das sollte aber m.E. immer eine didizirte Massnahme sein die als Folge des RA als notwendig erachtet wird.</w:t>
      </w:r>
    </w:p>
  </w:comment>
  <w:comment w:id="198" w:author="Schmidt Michael" w:date="2025-10-30T09:55:00Z" w:initials="SM">
    <w:p w14:paraId="36BC4CAE" w14:textId="724A4B81" w:rsidR="007F29DD" w:rsidRDefault="007F29DD" w:rsidP="007F29DD">
      <w:pPr>
        <w:pStyle w:val="CommentText"/>
      </w:pPr>
      <w:r>
        <w:rPr>
          <w:rStyle w:val="CommentReference"/>
        </w:rPr>
        <w:annotationRef/>
      </w:r>
      <w:r>
        <w:rPr>
          <w:lang w:val="de-DE"/>
        </w:rPr>
        <w:t xml:space="preserve">Weiter oben werden die Terminologien </w:t>
      </w:r>
      <w:r>
        <w:rPr>
          <w:color w:val="080808"/>
        </w:rPr>
        <w:t>In-Use, In-Transit und At-Rest verwendet. Ich denke, diese sind in der Fachwelt geläufiger, die Bezeichnung „ruhende Daten“ ist weniger bekannt.</w:t>
      </w:r>
    </w:p>
  </w:comment>
  <w:comment w:id="199" w:author="Schmidt Michael" w:date="2025-10-30T09:51:00Z" w:initials="SM">
    <w:p w14:paraId="778C86CC" w14:textId="3DED526C" w:rsidR="00FF45F0" w:rsidRDefault="00FF45F0" w:rsidP="00FF45F0">
      <w:pPr>
        <w:pStyle w:val="CommentText"/>
      </w:pPr>
      <w:r>
        <w:rPr>
          <w:rStyle w:val="CommentReference"/>
        </w:rPr>
        <w:annotationRef/>
      </w:r>
      <w:r>
        <w:rPr>
          <w:lang w:val="de-DE"/>
        </w:rPr>
        <w:t>S. Komment oben, nur Vorgaben, Details im Krypto Standard.</w:t>
      </w:r>
    </w:p>
  </w:comment>
  <w:comment w:id="200" w:author="Casanova Flurin" w:date="2025-10-29T11:39:00Z" w:initials="CF">
    <w:p w14:paraId="2E7D11C2" w14:textId="65ACD56D" w:rsidR="006426EF" w:rsidRDefault="006426EF" w:rsidP="006426EF">
      <w:pPr>
        <w:pStyle w:val="CommentText"/>
      </w:pPr>
      <w:r>
        <w:rPr>
          <w:rStyle w:val="CommentReference"/>
        </w:rPr>
        <w:annotationRef/>
      </w:r>
      <w:r>
        <w:t>Die technische Umsetzbarkeit kann je nach Applikation nicht gegeben sein. Braucht es in solchen Fällen eine Ausnahmeregelung?</w:t>
      </w:r>
    </w:p>
  </w:comment>
  <w:comment w:id="201" w:author="Seybold Christian" w:date="2025-10-21T11:09:00Z" w:initials="SC">
    <w:p w14:paraId="38863F04" w14:textId="6A79BB61" w:rsidR="00491FD2" w:rsidRDefault="00491FD2" w:rsidP="00491FD2">
      <w:pPr>
        <w:pStyle w:val="CommentText"/>
      </w:pPr>
      <w:r>
        <w:rPr>
          <w:rStyle w:val="CommentReference"/>
        </w:rPr>
        <w:annotationRef/>
      </w:r>
      <w:r>
        <w:t xml:space="preserve">Backups werden nicht von der Anwendung erstellt. </w:t>
      </w:r>
    </w:p>
  </w:comment>
  <w:comment w:id="202" w:author="Seybold Christian" w:date="2025-10-21T11:10:00Z" w:initials="SC">
    <w:p w14:paraId="412287F3" w14:textId="77777777" w:rsidR="00491FD2" w:rsidRDefault="00491FD2" w:rsidP="00491FD2">
      <w:pPr>
        <w:pStyle w:val="CommentText"/>
      </w:pPr>
      <w:r>
        <w:rPr>
          <w:rStyle w:val="CommentReference"/>
        </w:rPr>
        <w:annotationRef/>
      </w:r>
      <w:r>
        <w:t>Exporte werden typischerweise durch Anwender in weiteren Applikationen weiterverarbeitet und können daher nicht auf Anwendungsebene verschlüsselt sein.</w:t>
      </w:r>
    </w:p>
  </w:comment>
  <w:comment w:id="203" w:author="Boye William" w:date="2025-10-24T09:22:00Z" w:initials="BW">
    <w:p w14:paraId="2ED301E5" w14:textId="77777777" w:rsidR="00181DDF" w:rsidRDefault="00181DDF" w:rsidP="00181DDF">
      <w:pPr>
        <w:pStyle w:val="CommentText"/>
      </w:pPr>
      <w:r>
        <w:rPr>
          <w:rStyle w:val="CommentReference"/>
        </w:rPr>
        <w:annotationRef/>
      </w:r>
      <w:r>
        <w:t>Betrifft dieser Einwand von Dir nicht wiederum „Data in Transit“? Müsste man in dieser Vorgabe nicht explizit die Exporte rausnehmen?</w:t>
      </w:r>
    </w:p>
  </w:comment>
  <w:comment w:id="204" w:author="Schregenberger Daniel" w:date="2025-10-28T17:00:00Z" w:initials="SD">
    <w:p w14:paraId="6CD26063" w14:textId="77777777" w:rsidR="001E2085" w:rsidRDefault="001E2085" w:rsidP="001E2085">
      <w:pPr>
        <w:pStyle w:val="CommentText"/>
      </w:pPr>
      <w:r>
        <w:rPr>
          <w:rStyle w:val="CommentReference"/>
        </w:rPr>
        <w:annotationRef/>
      </w:r>
      <w:r>
        <w:t>Auch hier wieder: bringen zusätzliche Hashes etc. von verschlüsselten Daten einen Mehrwert?</w:t>
      </w:r>
    </w:p>
  </w:comment>
  <w:comment w:id="205" w:author="Meier Silvio" w:date="2025-10-20T20:21:00Z" w:initials="MS">
    <w:p w14:paraId="03C4A1FD" w14:textId="637DDB35" w:rsidR="00510F3A" w:rsidRDefault="00DE7C2A" w:rsidP="00510F3A">
      <w:pPr>
        <w:pStyle w:val="CommentText"/>
      </w:pPr>
      <w:r>
        <w:rPr>
          <w:rStyle w:val="CommentReference"/>
        </w:rPr>
        <w:annotationRef/>
      </w:r>
      <w:r w:rsidR="00510F3A">
        <w:rPr>
          <w:color w:val="080808"/>
        </w:rPr>
        <w:t xml:space="preserve">Heisst das, dass auch HS muss zwingend  die Datenintegrität mittels Prüfsummen, Hashfunktionen oder andere kryptographischen Methoden sicherstellen muss? </w:t>
      </w:r>
    </w:p>
    <w:p w14:paraId="298708DB" w14:textId="77777777" w:rsidR="00510F3A" w:rsidRDefault="00510F3A" w:rsidP="00510F3A">
      <w:pPr>
        <w:pStyle w:val="CommentText"/>
      </w:pPr>
    </w:p>
    <w:p w14:paraId="3C6B77E6" w14:textId="77777777" w:rsidR="00510F3A" w:rsidRDefault="00510F3A" w:rsidP="00510F3A">
      <w:pPr>
        <w:pStyle w:val="CommentText"/>
      </w:pPr>
      <w:r>
        <w:rPr>
          <w:color w:val="080808"/>
        </w:rPr>
        <w:t>Wie ist das M auf die Vorgabe HS zu verstehen. Muss alles unter S dann als M erfüllt werden.</w:t>
      </w:r>
    </w:p>
    <w:p w14:paraId="01E39131" w14:textId="77777777" w:rsidR="00510F3A" w:rsidRDefault="00510F3A" w:rsidP="00510F3A">
      <w:pPr>
        <w:pStyle w:val="CommentText"/>
      </w:pPr>
    </w:p>
    <w:p w14:paraId="19EC6D08" w14:textId="77777777" w:rsidR="00510F3A" w:rsidRDefault="00510F3A" w:rsidP="00510F3A">
      <w:pPr>
        <w:pStyle w:val="CommentText"/>
      </w:pPr>
      <w:r>
        <w:rPr>
          <w:color w:val="080808"/>
        </w:rPr>
        <w:t>Falls Ja. Das wird an einigen Stellen nicht erfüllbar sein.  Bsp. Eingekaufte Applikation zur Speicherung von vertraulichen Daten.</w:t>
      </w:r>
    </w:p>
  </w:comment>
  <w:comment w:id="206" w:author="Meier Silvio" w:date="2025-11-03T09:45:00Z" w:initials="MS">
    <w:p w14:paraId="32C23A73" w14:textId="77777777" w:rsidR="00CB61D4" w:rsidRDefault="00CB61D4" w:rsidP="00CB61D4">
      <w:pPr>
        <w:pStyle w:val="CommentText"/>
      </w:pPr>
      <w:r>
        <w:rPr>
          <w:rStyle w:val="CommentReference"/>
        </w:rPr>
        <w:annotationRef/>
      </w:r>
      <w:r>
        <w:t xml:space="preserve">Patrick Steger (XPAST): </w:t>
      </w:r>
      <w:r>
        <w:rPr>
          <w:color w:val="080808"/>
        </w:rPr>
        <w:t>Das würde z.B. für alle HS Applikationen bedeuten, dass Daten in Datenbanken explizite/applikatorische hashes etc brauchen. Das wäre wenig sinnvoll die DB garantiert Schutz vor zufälliger Veränderung (nicht aber Schutz vor mutwilliger Veränderung, i.e. update von Feldern via SQL (aber ohne neue hash-Berechnung). Mit Blick auf DSS033 könnte man wieder argumentieren, dass dies für DBs nicht gilt, aber z.B. für Daten in Files.</w:t>
      </w:r>
    </w:p>
  </w:comment>
  <w:comment w:id="207" w:author="Schregenberger Daniel" w:date="2025-10-28T16:58:00Z" w:initials="SD">
    <w:p w14:paraId="546A4795" w14:textId="4EF40A00" w:rsidR="001E2085" w:rsidRDefault="001E2085" w:rsidP="001E2085">
      <w:pPr>
        <w:pStyle w:val="CommentText"/>
      </w:pPr>
      <w:r>
        <w:rPr>
          <w:rStyle w:val="CommentReference"/>
        </w:rPr>
        <w:annotationRef/>
      </w:r>
      <w:r>
        <w:t>Hier nicht nötig, copy paste von DSS030?</w:t>
      </w:r>
    </w:p>
  </w:comment>
  <w:comment w:id="209" w:author="Gehring Alexander" w:date="2025-10-31T08:46:00Z" w:initials="GA">
    <w:p w14:paraId="5FE5A5B4" w14:textId="77777777" w:rsidR="00927A6A" w:rsidRDefault="00BC733E" w:rsidP="00927A6A">
      <w:pPr>
        <w:pStyle w:val="CommentText"/>
      </w:pPr>
      <w:r>
        <w:rPr>
          <w:rStyle w:val="CommentReference"/>
        </w:rPr>
        <w:annotationRef/>
      </w:r>
      <w:r w:rsidR="00927A6A">
        <w:rPr>
          <w:color w:val="080808"/>
        </w:rPr>
        <w:t xml:space="preserve">Falls eine sogenannte Transparent Database Encryption (TDE) - Verschlüsselung von Daten mit „data at rest“ erfolgen soll, muss dies von Seite Applikationen bestellt werden. </w:t>
      </w:r>
    </w:p>
    <w:p w14:paraId="0812C356" w14:textId="77777777" w:rsidR="00927A6A" w:rsidRDefault="00927A6A" w:rsidP="00927A6A">
      <w:pPr>
        <w:pStyle w:val="CommentText"/>
      </w:pPr>
    </w:p>
    <w:p w14:paraId="52DC5EA8" w14:textId="77777777" w:rsidR="00927A6A" w:rsidRDefault="00927A6A" w:rsidP="00927A6A">
      <w:pPr>
        <w:pStyle w:val="CommentText"/>
      </w:pPr>
      <w:r>
        <w:rPr>
          <w:color w:val="080808"/>
        </w:rPr>
        <w:t>Bei Oracle Datenbanken würde dies zu zusätzlichen Lizenzkosten führen. Dazu benötigt die OE IN eine Bedarfsmeldung ein Jahr im Voraus zu Budgetierung, Beschaffung und Implementierung. Geschätzte Kosten ca. TCHF 500. Bei der Implementierung ist das Key Management zentral und aufwändig. Dies sollte im Rahmen eines Vorhabens eingeführt werden.</w:t>
      </w:r>
    </w:p>
    <w:p w14:paraId="6B283782" w14:textId="77777777" w:rsidR="00927A6A" w:rsidRDefault="00927A6A" w:rsidP="00927A6A">
      <w:pPr>
        <w:pStyle w:val="CommentText"/>
      </w:pPr>
    </w:p>
    <w:p w14:paraId="704A0C57" w14:textId="77777777" w:rsidR="00927A6A" w:rsidRDefault="00927A6A" w:rsidP="00927A6A">
      <w:pPr>
        <w:pStyle w:val="CommentText"/>
      </w:pPr>
      <w:r>
        <w:rPr>
          <w:color w:val="080808"/>
        </w:rPr>
        <w:t>Bitte definiert für Verschlüsselungen auf Seite Datenbanken eine Übergangsfrist von mindestens 2 Jahren und erstellt eine entsprechende Bedarfsmeldung im 2026 zur Planung im Jahr 2027.</w:t>
      </w:r>
    </w:p>
  </w:comment>
  <w:comment w:id="210" w:author="Seybold Christian" w:date="2025-10-21T11:23:00Z" w:initials="SC">
    <w:p w14:paraId="4673DA7A" w14:textId="21F02771" w:rsidR="001265E0" w:rsidRDefault="001265E0" w:rsidP="001265E0">
      <w:pPr>
        <w:pStyle w:val="CommentText"/>
      </w:pPr>
      <w:r>
        <w:rPr>
          <w:rStyle w:val="CommentReference"/>
        </w:rPr>
        <w:annotationRef/>
      </w:r>
      <w:r>
        <w:t>Vorgaben aus anderen Weisungen nicht wiederholen -&gt; entfernen.</w:t>
      </w:r>
    </w:p>
  </w:comment>
  <w:comment w:id="211" w:author="Schmidt Michael" w:date="2025-10-30T09:57:00Z" w:initials="SM">
    <w:p w14:paraId="1212D927" w14:textId="77777777" w:rsidR="007F29DD" w:rsidRDefault="007F29DD" w:rsidP="007F29DD">
      <w:pPr>
        <w:pStyle w:val="CommentText"/>
      </w:pPr>
      <w:r>
        <w:rPr>
          <w:rStyle w:val="CommentReference"/>
        </w:rPr>
        <w:annotationRef/>
      </w:r>
      <w:r>
        <w:rPr>
          <w:lang w:val="de-DE"/>
        </w:rPr>
        <w:t>Allenfalls einen Verweis, aber keine wiederholung</w:t>
      </w:r>
    </w:p>
  </w:comment>
  <w:comment w:id="212" w:author="Meier Silvio" w:date="2025-10-20T20:01:00Z" w:initials="MS">
    <w:p w14:paraId="49695AFF" w14:textId="12A38B23" w:rsidR="00C36CAC" w:rsidRDefault="00C36CAC" w:rsidP="00C36CAC">
      <w:pPr>
        <w:pStyle w:val="CommentText"/>
      </w:pPr>
      <w:r>
        <w:rPr>
          <w:rStyle w:val="CommentReference"/>
        </w:rPr>
        <w:annotationRef/>
      </w:r>
      <w:r>
        <w:t>BW 1101.1?</w:t>
      </w:r>
    </w:p>
  </w:comment>
  <w:comment w:id="213" w:author="Seybold Christian" w:date="2025-10-21T11:24:00Z" w:initials="SC">
    <w:p w14:paraId="22980508" w14:textId="77777777" w:rsidR="001265E0" w:rsidRDefault="001265E0" w:rsidP="001265E0">
      <w:pPr>
        <w:pStyle w:val="CommentText"/>
      </w:pPr>
      <w:r>
        <w:rPr>
          <w:rStyle w:val="CommentReference"/>
        </w:rPr>
        <w:annotationRef/>
      </w:r>
      <w:r>
        <w:t>Steht schon in DSS21 -&gt; entfernen</w:t>
      </w:r>
    </w:p>
  </w:comment>
  <w:comment w:id="214" w:author="Schregenberger Daniel" w:date="2025-10-28T17:02:00Z" w:initials="SD">
    <w:p w14:paraId="6495B790" w14:textId="77777777" w:rsidR="001E2085" w:rsidRDefault="001E2085" w:rsidP="001E2085">
      <w:pPr>
        <w:pStyle w:val="CommentText"/>
      </w:pPr>
      <w:r>
        <w:rPr>
          <w:rStyle w:val="CommentReference"/>
        </w:rPr>
        <w:annotationRef/>
      </w:r>
      <w:r>
        <w:t>Bzw. gehört eigentlich in den Standard zur Kryptographie</w:t>
      </w:r>
    </w:p>
  </w:comment>
  <w:comment w:id="215" w:author="Meier Silvio" w:date="2025-10-20T19:55:00Z" w:initials="MS">
    <w:p w14:paraId="504E33ED" w14:textId="026DAE41" w:rsidR="00510F3A" w:rsidRDefault="00C36CAC" w:rsidP="00510F3A">
      <w:pPr>
        <w:pStyle w:val="CommentText"/>
      </w:pPr>
      <w:r>
        <w:rPr>
          <w:rStyle w:val="CommentReference"/>
        </w:rPr>
        <w:annotationRef/>
      </w:r>
      <w:r w:rsidR="00510F3A">
        <w:rPr>
          <w:color w:val="080808"/>
        </w:rPr>
        <w:t xml:space="preserve">Dieses Wort ist mir nicht klar. </w:t>
      </w:r>
    </w:p>
  </w:comment>
  <w:comment w:id="216" w:author="Schregenberger Daniel" w:date="2025-10-27T15:12:00Z" w:initials="SD">
    <w:p w14:paraId="3DD7B70F" w14:textId="77777777" w:rsidR="00431CF1" w:rsidRDefault="00431CF1" w:rsidP="00431CF1">
      <w:pPr>
        <w:pStyle w:val="CommentText"/>
      </w:pPr>
      <w:r>
        <w:rPr>
          <w:rStyle w:val="CommentReference"/>
        </w:rPr>
        <w:annotationRef/>
      </w:r>
      <w:r>
        <w:t>Ist „feldbasierter“ gemeint?</w:t>
      </w:r>
    </w:p>
  </w:comment>
  <w:comment w:id="217" w:author="Vasilenko Ilya" w:date="2025-10-28T15:56:00Z" w:initials="VI">
    <w:p w14:paraId="632B5778" w14:textId="77777777" w:rsidR="008C5B6E" w:rsidRDefault="008C5B6E" w:rsidP="008C5B6E">
      <w:pPr>
        <w:pStyle w:val="CommentText"/>
      </w:pPr>
      <w:r>
        <w:rPr>
          <w:rStyle w:val="CommentReference"/>
        </w:rPr>
        <w:annotationRef/>
      </w:r>
      <w:r>
        <w:t>Ja, korrigiert.</w:t>
      </w:r>
    </w:p>
  </w:comment>
  <w:comment w:id="220" w:author="Salm Christian" w:date="2025-10-27T16:37:00Z" w:initials="CHS">
    <w:p w14:paraId="67DBF103" w14:textId="77777777" w:rsidR="00F70731" w:rsidRDefault="00F70731" w:rsidP="00F70731">
      <w:pPr>
        <w:pStyle w:val="CommentText"/>
      </w:pPr>
      <w:r>
        <w:rPr>
          <w:rStyle w:val="CommentReference"/>
        </w:rPr>
        <w:annotationRef/>
      </w:r>
      <w:r>
        <w:t>Was ist das für eine Referenz?</w:t>
      </w:r>
    </w:p>
  </w:comment>
  <w:comment w:id="221" w:author="Vasilenko Ilya" w:date="2025-10-28T15:56:00Z" w:initials="VI">
    <w:p w14:paraId="7FF3A5CF" w14:textId="77777777" w:rsidR="008C5B6E" w:rsidRDefault="008C5B6E" w:rsidP="008C5B6E">
      <w:pPr>
        <w:pStyle w:val="CommentText"/>
      </w:pPr>
      <w:r>
        <w:rPr>
          <w:rStyle w:val="CommentReference"/>
        </w:rPr>
        <w:annotationRef/>
      </w:r>
      <w:r>
        <w:t>IS-Massnahmenziele</w:t>
      </w:r>
    </w:p>
  </w:comment>
  <w:comment w:id="222" w:author="Schmid Christian" w:date="2025-10-23T16:20:00Z" w:initials="SC">
    <w:p w14:paraId="6C072CBD" w14:textId="77777777" w:rsidR="00AD206A" w:rsidRDefault="00AD206A" w:rsidP="00AD206A">
      <w:pPr>
        <w:pStyle w:val="CommentText"/>
      </w:pPr>
      <w:r>
        <w:rPr>
          <w:rStyle w:val="CommentReference"/>
        </w:rPr>
        <w:annotationRef/>
      </w:r>
      <w:r>
        <w:t>Und geheime Daten?</w:t>
      </w:r>
    </w:p>
  </w:comment>
  <w:comment w:id="223" w:author="Seybold Christian" w:date="2025-10-21T11:27:00Z" w:initials="SC">
    <w:p w14:paraId="7F298ED1" w14:textId="6E7E460C" w:rsidR="00444428" w:rsidRDefault="00444428" w:rsidP="00444428">
      <w:pPr>
        <w:pStyle w:val="CommentText"/>
      </w:pPr>
      <w:r>
        <w:rPr>
          <w:rStyle w:val="CommentReference"/>
        </w:rPr>
        <w:annotationRef/>
      </w:r>
      <w:r>
        <w:t>Eine Kopie kann nicht über den Zweck legalisiert werden (welche Zwecke wären denn legal), sondern benötigt des Einverständnis des Dateneigners.</w:t>
      </w:r>
    </w:p>
  </w:comment>
  <w:comment w:id="224" w:author="Meier Silvio" w:date="2025-10-20T20:16:00Z" w:initials="MS">
    <w:p w14:paraId="2A5D4BBC" w14:textId="274AE9EB" w:rsidR="00DE7C2A" w:rsidRDefault="00DE7C2A" w:rsidP="00DE7C2A">
      <w:pPr>
        <w:pStyle w:val="CommentText"/>
      </w:pPr>
      <w:r>
        <w:rPr>
          <w:rStyle w:val="CommentReference"/>
        </w:rPr>
        <w:annotationRef/>
      </w:r>
      <w:r>
        <w:t>Zielt dies vor allem auf die Personendaten ab?</w:t>
      </w:r>
    </w:p>
  </w:comment>
  <w:comment w:id="225" w:author="Seybold Christian" w:date="2025-10-21T11:25:00Z" w:initials="SC">
    <w:p w14:paraId="19308DA6" w14:textId="77777777" w:rsidR="001265E0" w:rsidRDefault="001265E0" w:rsidP="001265E0">
      <w:pPr>
        <w:pStyle w:val="CommentText"/>
      </w:pPr>
      <w:r>
        <w:rPr>
          <w:rStyle w:val="CommentReference"/>
        </w:rPr>
        <w:annotationRef/>
      </w:r>
      <w:r>
        <w:t>Zweck der Bearbeitung muss immer vorliegen, hat nichts mit Kopieren zu tun.</w:t>
      </w:r>
    </w:p>
  </w:comment>
  <w:comment w:id="226" w:author="Seybold Christian" w:date="2025-10-21T11:27:00Z" w:initials="SC">
    <w:p w14:paraId="5D8AB9BC" w14:textId="77777777" w:rsidR="00444428" w:rsidRDefault="00444428" w:rsidP="00444428">
      <w:pPr>
        <w:pStyle w:val="CommentText"/>
      </w:pPr>
      <w:r>
        <w:rPr>
          <w:rStyle w:val="CommentReference"/>
        </w:rPr>
        <w:annotationRef/>
      </w:r>
      <w:r>
        <w:t>Wo oder wem müsste man den Zweck den vorlegen?</w:t>
      </w:r>
    </w:p>
  </w:comment>
  <w:comment w:id="227" w:author="Meier Silvio" w:date="2025-10-20T20:04:00Z" w:initials="MS">
    <w:p w14:paraId="691B80AE" w14:textId="48582146" w:rsidR="00C36CAC" w:rsidRDefault="00C36CAC" w:rsidP="00C36CAC">
      <w:pPr>
        <w:pStyle w:val="CommentText"/>
      </w:pPr>
      <w:r>
        <w:rPr>
          <w:rStyle w:val="CommentReference"/>
        </w:rPr>
        <w:annotationRef/>
      </w:r>
      <w:r>
        <w:t>Evtl. umformulieren: „Es darf nur die minimal erforderliche Mengen …“</w:t>
      </w:r>
    </w:p>
  </w:comment>
  <w:comment w:id="232" w:author="Schmid Christian" w:date="2025-10-23T16:21:00Z" w:initials="SC">
    <w:p w14:paraId="7C5CE12D" w14:textId="77777777" w:rsidR="00AD206A" w:rsidRDefault="00AD206A" w:rsidP="00AD206A">
      <w:pPr>
        <w:pStyle w:val="CommentText"/>
      </w:pPr>
      <w:r>
        <w:rPr>
          <w:rStyle w:val="CommentReference"/>
        </w:rPr>
        <w:annotationRef/>
      </w:r>
      <w:r>
        <w:t>Und geheime Daten?</w:t>
      </w:r>
    </w:p>
  </w:comment>
  <w:comment w:id="233" w:author="Meier Silvio" w:date="2025-10-20T20:14:00Z" w:initials="MS">
    <w:p w14:paraId="3156BAD4" w14:textId="3E12CB9A" w:rsidR="00DF6B75" w:rsidRDefault="00DF6B75" w:rsidP="00DF6B75">
      <w:pPr>
        <w:pStyle w:val="CommentText"/>
      </w:pPr>
      <w:r>
        <w:rPr>
          <w:rStyle w:val="CommentReference"/>
        </w:rPr>
        <w:annotationRef/>
      </w:r>
      <w:r>
        <w:t>Wahrscheinlich ist eher die Notwendigkeit der Datenverfügbarkeit gemeint, als die Notwendigkeit Speicher und Caches zu haben.</w:t>
      </w:r>
    </w:p>
    <w:p w14:paraId="674A12BB" w14:textId="77777777" w:rsidR="00DF6B75" w:rsidRDefault="00DF6B75" w:rsidP="00DF6B75">
      <w:pPr>
        <w:pStyle w:val="CommentText"/>
      </w:pPr>
    </w:p>
    <w:p w14:paraId="1FBD8739" w14:textId="77777777" w:rsidR="00DF6B75" w:rsidRDefault="00DF6B75" w:rsidP="00DF6B75">
      <w:pPr>
        <w:pStyle w:val="CommentText"/>
      </w:pPr>
      <w:r>
        <w:t>Umformulieren?</w:t>
      </w:r>
    </w:p>
    <w:p w14:paraId="44F94FC7" w14:textId="77777777" w:rsidR="00DF6B75" w:rsidRDefault="00DF6B75" w:rsidP="00DF6B75">
      <w:pPr>
        <w:pStyle w:val="CommentText"/>
      </w:pPr>
      <w:r>
        <w:t>Temporäre Speicher und Caches sind so zu konfigurieren, dass die enthaltenen Daten nach Gebrauch innert nützlicher Frist gelöscht werden.</w:t>
      </w:r>
    </w:p>
    <w:p w14:paraId="2B76565E" w14:textId="77777777" w:rsidR="00DF6B75" w:rsidRDefault="00DF6B75" w:rsidP="00DF6B75">
      <w:pPr>
        <w:pStyle w:val="CommentText"/>
      </w:pPr>
    </w:p>
    <w:p w14:paraId="62B39353" w14:textId="77777777" w:rsidR="00DF6B75" w:rsidRDefault="00DF6B75" w:rsidP="00DF6B75">
      <w:pPr>
        <w:pStyle w:val="CommentText"/>
      </w:pPr>
      <w:r>
        <w:t>Datenexporte sollen nach Gebrauch gelöscht werden.</w:t>
      </w:r>
    </w:p>
  </w:comment>
  <w:comment w:id="234" w:author="Meier Silvio" w:date="2025-10-20T20:07:00Z" w:initials="MS">
    <w:p w14:paraId="3BA3DD8D" w14:textId="1830F35D" w:rsidR="00DF6B75" w:rsidRDefault="00DF6B75" w:rsidP="00DF6B75">
      <w:pPr>
        <w:pStyle w:val="CommentText"/>
      </w:pPr>
      <w:r>
        <w:rPr>
          <w:rStyle w:val="CommentReference"/>
        </w:rPr>
        <w:annotationRef/>
      </w:r>
      <w:r>
        <w:t>Exporte sind meist blosse Dateien, die nicht mehr automatisch kontrolliert sind. Eine automatische Bereinigung ist in vielen Faällen nicht möglich.</w:t>
      </w:r>
    </w:p>
  </w:comment>
  <w:comment w:id="235" w:author="Seybold Christian" w:date="2025-10-21T11:28:00Z" w:initials="SC">
    <w:p w14:paraId="3F508F7F" w14:textId="77777777" w:rsidR="00444428" w:rsidRDefault="00444428" w:rsidP="00444428">
      <w:pPr>
        <w:pStyle w:val="CommentText"/>
      </w:pPr>
      <w:r>
        <w:rPr>
          <w:rStyle w:val="CommentReference"/>
        </w:rPr>
        <w:annotationRef/>
      </w:r>
      <w:r>
        <w:t>Exporte sind ausserhalb der Anwendung und nicht mehr in der Hoheit der IT / Anwendung. -&gt;rausnehmen</w:t>
      </w:r>
    </w:p>
  </w:comment>
  <w:comment w:id="236" w:author="Salm Christian" w:date="2025-10-27T15:15:00Z" w:initials="CHS">
    <w:p w14:paraId="0CF87E9D" w14:textId="77777777" w:rsidR="002E319E" w:rsidRDefault="002E319E" w:rsidP="002E319E">
      <w:pPr>
        <w:pStyle w:val="CommentText"/>
      </w:pPr>
      <w:r>
        <w:rPr>
          <w:rStyle w:val="CommentReference"/>
        </w:rPr>
        <w:annotationRef/>
      </w:r>
      <w:r>
        <w:t xml:space="preserve">Bitte mit </w:t>
      </w:r>
      <w:hyperlink r:id="rId9" w:history="1">
        <w:r w:rsidRPr="000A26B8">
          <w:rPr>
            <w:rStyle w:val="Hyperlink"/>
          </w:rPr>
          <w:t>Handhabungsvorschriften zum Schutz von Informationen</w:t>
        </w:r>
      </w:hyperlink>
      <w:r>
        <w:t xml:space="preserve"> abgleichen. Dort steht bsp. unter VERTRAULICH  „</w:t>
      </w:r>
      <w:r>
        <w:rPr>
          <w:i/>
          <w:iCs/>
        </w:rPr>
        <w:t>Es</w:t>
      </w:r>
      <w:r>
        <w:rPr>
          <w:b/>
          <w:bCs/>
          <w:i/>
          <w:iCs/>
        </w:rPr>
        <w:t xml:space="preserve"> gibt keine Auflagen</w:t>
      </w:r>
      <w:r>
        <w:rPr>
          <w:i/>
          <w:iCs/>
        </w:rPr>
        <w:t xml:space="preserve"> für das </w:t>
      </w:r>
      <w:r>
        <w:rPr>
          <w:b/>
          <w:bCs/>
          <w:i/>
          <w:iCs/>
        </w:rPr>
        <w:t>Vorgehen beim Löschen von Daten</w:t>
      </w:r>
      <w:r>
        <w:rPr>
          <w:b/>
          <w:bCs/>
        </w:rPr>
        <w:t>.</w:t>
      </w:r>
      <w:r>
        <w:t xml:space="preserve"> “</w:t>
      </w:r>
    </w:p>
  </w:comment>
  <w:comment w:id="237" w:author="Schmid Christian" w:date="2025-10-23T16:22:00Z" w:initials="SC">
    <w:p w14:paraId="0E822BC7" w14:textId="77777777" w:rsidR="00AD206A" w:rsidRDefault="00AD206A" w:rsidP="00AD206A">
      <w:pPr>
        <w:pStyle w:val="CommentText"/>
      </w:pPr>
      <w:r>
        <w:rPr>
          <w:rStyle w:val="CommentReference"/>
        </w:rPr>
        <w:annotationRef/>
      </w:r>
      <w:r>
        <w:t>dito</w:t>
      </w:r>
    </w:p>
  </w:comment>
  <w:comment w:id="238" w:author="Seybold Christian" w:date="2025-10-21T11:29:00Z" w:initials="SC">
    <w:p w14:paraId="43996139" w14:textId="569A1CB4" w:rsidR="00444428" w:rsidRDefault="00444428" w:rsidP="00444428">
      <w:pPr>
        <w:pStyle w:val="CommentText"/>
      </w:pPr>
      <w:r>
        <w:rPr>
          <w:rStyle w:val="CommentReference"/>
        </w:rPr>
        <w:annotationRef/>
      </w:r>
      <w:r>
        <w:t>Ja, aber durchs Fach -&gt; nicht Teil einer IT Vorgabe -&gt; rausnehmen</w:t>
      </w:r>
    </w:p>
  </w:comment>
  <w:comment w:id="239" w:author="Seybold Christian" w:date="2025-10-21T11:29:00Z" w:initials="SC">
    <w:p w14:paraId="7073D070" w14:textId="77777777" w:rsidR="00444428" w:rsidRDefault="00444428" w:rsidP="00444428">
      <w:pPr>
        <w:pStyle w:val="CommentText"/>
      </w:pPr>
      <w:r>
        <w:rPr>
          <w:rStyle w:val="CommentReference"/>
        </w:rPr>
        <w:annotationRef/>
      </w:r>
      <w:r>
        <w:t>Ja, aber beauftragt durch den Dateneigner, das ist keine IT Vorgabe</w:t>
      </w:r>
    </w:p>
  </w:comment>
  <w:comment w:id="240" w:author="Seybold Christian" w:date="2025-10-21T11:32:00Z" w:initials="SC">
    <w:p w14:paraId="5549BD63" w14:textId="77777777" w:rsidR="00444428" w:rsidRDefault="00444428" w:rsidP="00444428">
      <w:pPr>
        <w:pStyle w:val="CommentText"/>
      </w:pPr>
      <w:r>
        <w:rPr>
          <w:rStyle w:val="CommentReference"/>
        </w:rPr>
        <w:annotationRef/>
      </w:r>
      <w:r>
        <w:t>Doppelt streichen, entweder ist er überflüssig oder sonst wird er noch benötigt, auch wenn er doppelt und dreifach ist.</w:t>
      </w:r>
    </w:p>
    <w:p w14:paraId="08F35E21" w14:textId="77777777" w:rsidR="00444428" w:rsidRDefault="00444428" w:rsidP="00444428">
      <w:pPr>
        <w:pStyle w:val="CommentText"/>
      </w:pPr>
    </w:p>
    <w:p w14:paraId="46BC8A7F" w14:textId="77777777" w:rsidR="00444428" w:rsidRDefault="00444428" w:rsidP="00444428">
      <w:pPr>
        <w:pStyle w:val="CommentText"/>
      </w:pPr>
      <w:r>
        <w:t>Statt überflüssig würde ich schreiben: Datenbestände, deren Zweck nicht geregelt, ...</w:t>
      </w:r>
    </w:p>
  </w:comment>
  <w:comment w:id="241" w:author="Salm Christian" w:date="2025-10-27T15:13:00Z" w:initials="CHS">
    <w:p w14:paraId="1BB4EEDB" w14:textId="77777777" w:rsidR="002E319E" w:rsidRDefault="002E319E" w:rsidP="002E319E">
      <w:pPr>
        <w:pStyle w:val="CommentText"/>
      </w:pPr>
      <w:r>
        <w:rPr>
          <w:rStyle w:val="CommentReference"/>
        </w:rPr>
        <w:annotationRef/>
      </w:r>
      <w:r>
        <w:t xml:space="preserve">Diese Vorgaben müssen mit </w:t>
      </w:r>
      <w:hyperlink r:id="rId10" w:history="1">
        <w:r w:rsidRPr="009E76C2">
          <w:rPr>
            <w:rStyle w:val="Hyperlink"/>
          </w:rPr>
          <w:t>Handhabungsvorschriften zum Schutz von Informationen</w:t>
        </w:r>
      </w:hyperlink>
      <w:r>
        <w:t xml:space="preserve"> Kap. 2 abgeglichen werden. Aktuell sind die Anforderungen hier im Standard an die Weitergabe der Daten nicht gleich wie die aus der Weisung. </w:t>
      </w:r>
    </w:p>
  </w:comment>
  <w:comment w:id="242" w:author="Schregenberger Daniel" w:date="2025-10-27T15:33:00Z" w:initials="SD">
    <w:p w14:paraId="4AF5455C" w14:textId="77777777" w:rsidR="0007074D" w:rsidRDefault="0007074D" w:rsidP="0007074D">
      <w:pPr>
        <w:pStyle w:val="CommentText"/>
      </w:pPr>
      <w:r>
        <w:rPr>
          <w:rStyle w:val="CommentReference"/>
        </w:rPr>
        <w:annotationRef/>
      </w:r>
      <w:r>
        <w:t>Datenweitergabe ist IMHO ein Spezialfall von Datenzugriff bzw. Need-to-know.</w:t>
      </w:r>
    </w:p>
  </w:comment>
  <w:comment w:id="244" w:author="Meier Silvio" w:date="2025-10-20T20:24:00Z" w:initials="MS">
    <w:p w14:paraId="5BAA697F" w14:textId="5A4B2013" w:rsidR="004A4FD2" w:rsidRDefault="00DE7C2A" w:rsidP="004A4FD2">
      <w:pPr>
        <w:pStyle w:val="CommentText"/>
      </w:pPr>
      <w:r>
        <w:rPr>
          <w:rStyle w:val="CommentReference"/>
        </w:rPr>
        <w:annotationRef/>
      </w:r>
      <w:r w:rsidR="004A4FD2">
        <w:rPr>
          <w:color w:val="080808"/>
        </w:rPr>
        <w:t>Dies wird schon durch BW 1101.1 mit dem Need-to-Know-Prinzip vorgegeben.</w:t>
      </w:r>
    </w:p>
    <w:p w14:paraId="339E142A" w14:textId="77777777" w:rsidR="004A4FD2" w:rsidRDefault="004A4FD2" w:rsidP="004A4FD2">
      <w:pPr>
        <w:pStyle w:val="CommentText"/>
      </w:pPr>
    </w:p>
    <w:p w14:paraId="157B8939" w14:textId="77777777" w:rsidR="004A4FD2" w:rsidRDefault="004A4FD2" w:rsidP="004A4FD2">
      <w:pPr>
        <w:pStyle w:val="CommentText"/>
      </w:pPr>
      <w:r>
        <w:rPr>
          <w:color w:val="080808"/>
        </w:rPr>
        <w:t>Referenz sinnvoll.</w:t>
      </w:r>
    </w:p>
  </w:comment>
  <w:comment w:id="245" w:author="Seybold Christian" w:date="2025-10-21T12:52:00Z" w:initials="SC">
    <w:p w14:paraId="01556D8E" w14:textId="77777777" w:rsidR="00E9724B" w:rsidRDefault="00E9724B" w:rsidP="00E9724B">
      <w:pPr>
        <w:pStyle w:val="CommentText"/>
      </w:pPr>
      <w:r>
        <w:rPr>
          <w:rStyle w:val="CommentReference"/>
        </w:rPr>
        <w:annotationRef/>
      </w:r>
      <w:r>
        <w:rPr>
          <w:color w:val="080808"/>
        </w:rPr>
        <w:t xml:space="preserve">Die IT kann die Datenweitergabe (durch Anwender) nicht verhindern. Die IT kann sicherstellen, dass die Daten nur entsprechend definiertem Zweck verarbeitet werden und Datenweitergaben mit dem Dateneigner vereinbart sind.  Dabei muss wohl die Klassifikation unterschieden werden. Bei internen und öffentlichen Daten ist die Weitergabe anders als bei vertraulichen Daten. Aber was man mit Daten je nach Klassifikation alles tun darf, das ist auch schon geregelt. </w:t>
      </w:r>
    </w:p>
  </w:comment>
  <w:comment w:id="248" w:author="Meier Silvio" w:date="2025-11-03T09:47:00Z" w:initials="MS">
    <w:p w14:paraId="6CF6D56A" w14:textId="77777777" w:rsidR="00CB61D4" w:rsidRDefault="00CB61D4" w:rsidP="00CB61D4">
      <w:pPr>
        <w:pStyle w:val="CommentText"/>
      </w:pPr>
      <w:r>
        <w:rPr>
          <w:rStyle w:val="CommentReference"/>
        </w:rPr>
        <w:annotationRef/>
      </w:r>
      <w:r>
        <w:t xml:space="preserve">Patrick Steger (XPAST): </w:t>
      </w:r>
      <w:r>
        <w:rPr>
          <w:color w:val="080808"/>
        </w:rPr>
        <w:t>Heisst: Ich kann im Code oder in der Dokumentation zeigen, dass das so ist? Oder ist das anderes zu verstehen?</w:t>
      </w:r>
    </w:p>
  </w:comment>
  <w:comment w:id="246" w:author="Widmer Philipp" w:date="2025-10-29T15:10:00Z" w:initials="WPH">
    <w:p w14:paraId="51D40564" w14:textId="0CC895A7" w:rsidR="00384F8A" w:rsidRDefault="00384F8A" w:rsidP="00384F8A">
      <w:pPr>
        <w:pStyle w:val="CommentText"/>
      </w:pPr>
      <w:r>
        <w:rPr>
          <w:rStyle w:val="CommentReference"/>
        </w:rPr>
        <w:annotationRef/>
      </w:r>
      <w:r>
        <w:t>Input Philippe Maurer (BBEA):</w:t>
      </w:r>
    </w:p>
    <w:p w14:paraId="445B42AE" w14:textId="77777777" w:rsidR="00384F8A" w:rsidRDefault="00384F8A" w:rsidP="00384F8A">
      <w:pPr>
        <w:pStyle w:val="CommentText"/>
      </w:pPr>
      <w:r>
        <w:rPr>
          <w:color w:val="080808"/>
        </w:rPr>
        <w:t>Beispiele? Minimierung = technische Massnahme? Oder wie ist das gemeint?</w:t>
      </w:r>
    </w:p>
  </w:comment>
  <w:comment w:id="247" w:author="Croci Mauro" w:date="2025-10-30T10:39:00Z" w:initials="mcr">
    <w:p w14:paraId="2C9D28CC" w14:textId="77777777" w:rsidR="001B1CC7" w:rsidRDefault="001B1CC7" w:rsidP="001B1CC7">
      <w:pPr>
        <w:pStyle w:val="CommentText"/>
      </w:pPr>
      <w:r>
        <w:rPr>
          <w:rStyle w:val="CommentReference"/>
        </w:rPr>
        <w:annotationRef/>
      </w:r>
      <w:r>
        <w:t>Es gibt im iET ein SOR mit approval für „DB Copy“ (?)</w:t>
      </w:r>
    </w:p>
  </w:comment>
  <w:comment w:id="249" w:author="Schregenberger Daniel" w:date="2025-10-27T15:34:00Z" w:initials="SD">
    <w:p w14:paraId="1BE339E0" w14:textId="4FB696BF" w:rsidR="0007074D" w:rsidRDefault="0007074D" w:rsidP="0007074D">
      <w:pPr>
        <w:pStyle w:val="CommentText"/>
      </w:pPr>
      <w:r>
        <w:rPr>
          <w:rStyle w:val="CommentReference"/>
        </w:rPr>
        <w:annotationRef/>
      </w:r>
      <w:r>
        <w:t>Gehört für mich zu DSS040 - Minimierung beim Erfassen und Kopieren</w:t>
      </w:r>
    </w:p>
  </w:comment>
  <w:comment w:id="250" w:author="Schmid Christian" w:date="2025-10-23T16:22:00Z" w:initials="SC">
    <w:p w14:paraId="713154EB" w14:textId="4ED025FA" w:rsidR="00AD206A" w:rsidRDefault="00AD206A" w:rsidP="00AD206A">
      <w:pPr>
        <w:pStyle w:val="CommentText"/>
      </w:pPr>
      <w:r>
        <w:rPr>
          <w:rStyle w:val="CommentReference"/>
        </w:rPr>
        <w:annotationRef/>
      </w:r>
      <w:r>
        <w:rPr>
          <w:color w:val="080808"/>
        </w:rPr>
        <w:t>Dies würde ich nicht zulassen. DEV Systeme sind weniger gut geschützt. Genau wegen des Testen mit produktiven Daten haben INT Systeme den gleichen Schutz wie PROD Systeme. Ich würde hier INT-Umgebungen schreiben und DEV-Umgebungen verbieten</w:t>
      </w:r>
    </w:p>
  </w:comment>
  <w:comment w:id="251" w:author="Salm Christian" w:date="2025-10-27T16:19:00Z" w:initials="CHS">
    <w:p w14:paraId="4C2A8E1F" w14:textId="77777777" w:rsidR="0044188E" w:rsidRDefault="0044188E" w:rsidP="0044188E">
      <w:pPr>
        <w:pStyle w:val="CommentText"/>
      </w:pPr>
      <w:r>
        <w:rPr>
          <w:rStyle w:val="CommentReference"/>
        </w:rPr>
        <w:annotationRef/>
      </w:r>
      <w:r>
        <w:t xml:space="preserve">Nein, aus meiner Sicht ist das zu begrüssen so wie hier beschrieben ist. Zumindest für vertrauliche Daten. Es gibt Konstellationen, wo bestimmte vertrauliche Geschäftsdaten für die Entwicklung benötigt werden. Bzw. wo es nicht möglich ist, mit vertretbaren Aufwand, synthetische Daten zur Verfügung zu stellen. </w:t>
      </w:r>
    </w:p>
    <w:p w14:paraId="67FB20BB" w14:textId="77777777" w:rsidR="0044188E" w:rsidRDefault="0044188E" w:rsidP="0044188E">
      <w:pPr>
        <w:pStyle w:val="CommentText"/>
      </w:pPr>
    </w:p>
  </w:comment>
  <w:comment w:id="252" w:author="Ludwig Thomas" w:date="2025-10-28T13:55:00Z" w:initials="LT">
    <w:p w14:paraId="70F1EAA2" w14:textId="77777777" w:rsidR="00F02AB5" w:rsidRDefault="00F02AB5" w:rsidP="00F02AB5">
      <w:pPr>
        <w:pStyle w:val="CommentText"/>
      </w:pPr>
      <w:r>
        <w:rPr>
          <w:rStyle w:val="CommentReference"/>
        </w:rPr>
        <w:annotationRef/>
      </w:r>
      <w:r>
        <w:rPr>
          <w:color w:val="080808"/>
        </w:rPr>
        <w:t xml:space="preserve">Aus meiner Sicht ist es wichtig, die Vorgabe hier mit der übergeordneten Vorgabe in </w:t>
      </w:r>
      <w:hyperlink r:id="rId11" w:history="1">
        <w:r w:rsidRPr="00F379CD">
          <w:rPr>
            <w:rStyle w:val="Hyperlink"/>
          </w:rPr>
          <w:t>Sicherheitsanforderungen – Identity &amp; Access Management</w:t>
        </w:r>
      </w:hyperlink>
      <w:r>
        <w:rPr>
          <w:color w:val="080808"/>
        </w:rPr>
        <w:t xml:space="preserve"> abzustimmen.</w:t>
      </w:r>
    </w:p>
    <w:p w14:paraId="5C85F61F" w14:textId="77777777" w:rsidR="00F02AB5" w:rsidRDefault="00F02AB5" w:rsidP="00F02AB5">
      <w:pPr>
        <w:pStyle w:val="CommentText"/>
      </w:pPr>
      <w:r>
        <w:rPr>
          <w:color w:val="080808"/>
        </w:rPr>
        <w:t>Darin steht als Grundsatz: „Vertrauliche Daten in der Entwicklungsumgebung sind nicht erlaubt“ sowie „Können Sicherheitsanforderungen nicht oder nicht vollständig befolgt werden, so ist bei der Fachstelle Informationssicherheit ein entsprechender Antrag zu stellen. Ausnahmen sind zu dokumentieren.“</w:t>
      </w:r>
    </w:p>
  </w:comment>
  <w:comment w:id="253" w:author="Widmer Philipp" w:date="2025-10-29T15:11:00Z" w:initials="WPH">
    <w:p w14:paraId="619B3138" w14:textId="77777777" w:rsidR="00384F8A" w:rsidRDefault="00384F8A" w:rsidP="00384F8A">
      <w:pPr>
        <w:pStyle w:val="CommentText"/>
      </w:pPr>
      <w:r>
        <w:rPr>
          <w:rStyle w:val="CommentReference"/>
        </w:rPr>
        <w:annotationRef/>
      </w:r>
      <w:r>
        <w:t>Input Philippe Maurer (BBEA):</w:t>
      </w:r>
    </w:p>
    <w:p w14:paraId="7DBE259B" w14:textId="77777777" w:rsidR="00384F8A" w:rsidRDefault="00384F8A" w:rsidP="00384F8A">
      <w:pPr>
        <w:pStyle w:val="CommentText"/>
      </w:pPr>
      <w:r>
        <w:rPr>
          <w:color w:val="080808"/>
        </w:rPr>
        <w:t>Wann kommt die stehende Vereinbarung zum Einsatz? Wann sollte ein IVY Workflow bereitgestellt werden?</w:t>
      </w:r>
    </w:p>
  </w:comment>
  <w:comment w:id="256" w:author="Meier Silvio" w:date="2025-10-20T20:27:00Z" w:initials="MS">
    <w:p w14:paraId="3DB0B394" w14:textId="634CDEF6" w:rsidR="00252CC4" w:rsidRDefault="00252CC4" w:rsidP="00252CC4">
      <w:pPr>
        <w:pStyle w:val="CommentText"/>
      </w:pPr>
      <w:r>
        <w:rPr>
          <w:rStyle w:val="CommentReference"/>
        </w:rPr>
        <w:annotationRef/>
      </w:r>
      <w:r>
        <w:t>Pseudonymisierte Daten sind ungleich pseudonymisierte personenbezogene Daten.</w:t>
      </w:r>
    </w:p>
    <w:p w14:paraId="3EE5FB6C" w14:textId="77777777" w:rsidR="00252CC4" w:rsidRDefault="00252CC4" w:rsidP="00252CC4">
      <w:pPr>
        <w:pStyle w:val="CommentText"/>
      </w:pPr>
    </w:p>
    <w:p w14:paraId="1079E094" w14:textId="77777777" w:rsidR="00252CC4" w:rsidRDefault="00252CC4" w:rsidP="00252CC4">
      <w:pPr>
        <w:pStyle w:val="CommentText"/>
      </w:pPr>
      <w:r>
        <w:t>Es ist denkbar, dass nicht personenbezogene Geschäftsdaten pseudonymisiert werden.</w:t>
      </w:r>
    </w:p>
  </w:comment>
  <w:comment w:id="257" w:author="Schregenberger Daniel" w:date="2025-10-29T10:58:00Z" w:initials="SD">
    <w:p w14:paraId="06302539" w14:textId="77777777" w:rsidR="00BB4634" w:rsidRDefault="00BB4634" w:rsidP="00BB4634">
      <w:pPr>
        <w:pStyle w:val="CommentText"/>
      </w:pPr>
      <w:r>
        <w:rPr>
          <w:rStyle w:val="CommentReference"/>
        </w:rPr>
        <w:annotationRef/>
      </w:r>
      <w:r>
        <w:t>Beispielsweise die Instrumente (ISIN, Ticker, …) im Portfolio der SNB.</w:t>
      </w:r>
    </w:p>
  </w:comment>
  <w:comment w:id="259" w:author="Meier Silvio" w:date="2025-10-20T20:30:00Z" w:initials="MS">
    <w:p w14:paraId="0E0410A6" w14:textId="3615FF9D" w:rsidR="00252CC4" w:rsidRDefault="00252CC4" w:rsidP="00252CC4">
      <w:pPr>
        <w:pStyle w:val="CommentText"/>
      </w:pPr>
      <w:r>
        <w:rPr>
          <w:rStyle w:val="CommentReference"/>
        </w:rPr>
        <w:annotationRef/>
      </w:r>
      <w:r>
        <w:t>Evtl. umformulieren:</w:t>
      </w:r>
    </w:p>
    <w:p w14:paraId="4CFF5C70" w14:textId="77777777" w:rsidR="00252CC4" w:rsidRDefault="00252CC4" w:rsidP="00252CC4">
      <w:pPr>
        <w:pStyle w:val="CommentText"/>
      </w:pPr>
    </w:p>
    <w:p w14:paraId="7E323396" w14:textId="77777777" w:rsidR="00252CC4" w:rsidRDefault="00252CC4" w:rsidP="00252CC4">
      <w:pPr>
        <w:pStyle w:val="CommentText"/>
      </w:pPr>
      <w:r>
        <w:rPr>
          <w:color w:val="080808"/>
        </w:rPr>
        <w:t>Die folgenden Vorgaben fordern eine Daten-Desensibilisierung durch Pseudonymisierungs- und Anonymisierungsmethoden.</w:t>
      </w:r>
    </w:p>
  </w:comment>
  <w:comment w:id="260" w:author="Meier Silvio" w:date="2025-10-20T20:31:00Z" w:initials="MS">
    <w:p w14:paraId="6517D7AB" w14:textId="77777777" w:rsidR="00541CEF" w:rsidRDefault="00252CC4" w:rsidP="00541CEF">
      <w:pPr>
        <w:pStyle w:val="CommentText"/>
      </w:pPr>
      <w:r>
        <w:rPr>
          <w:rStyle w:val="CommentReference"/>
        </w:rPr>
        <w:annotationRef/>
      </w:r>
      <w:r w:rsidR="00541CEF">
        <w:rPr>
          <w:color w:val="080808"/>
        </w:rPr>
        <w:t>Ist hier auch das blosse Verwenden (Lesen/Interpretieren) der Daten gemeint (wie es auch im Datenschutzgesetz verstanden wird)? Dann würde ich das explizit erwähnen, weil Bearbeiten im umgangssprachlichen Sinn bedeutet, dass die Daten verändert werden.</w:t>
      </w:r>
    </w:p>
  </w:comment>
  <w:comment w:id="261" w:author="Meier Silvio" w:date="2025-10-20T20:35:00Z" w:initials="MS">
    <w:p w14:paraId="04858783" w14:textId="089176CB" w:rsidR="00252CC4" w:rsidRDefault="00252CC4" w:rsidP="00252CC4">
      <w:pPr>
        <w:pStyle w:val="CommentText"/>
      </w:pPr>
      <w:r>
        <w:rPr>
          <w:rStyle w:val="CommentReference"/>
        </w:rPr>
        <w:annotationRef/>
      </w:r>
      <w:r>
        <w:t>Der Schluss ist mir nicht ganz klar, warum die Daten nicht mehr vorhanden sein dürfen.</w:t>
      </w:r>
    </w:p>
  </w:comment>
  <w:comment w:id="263" w:author="Nufer Isabel" w:date="2025-10-29T11:12:00Z" w:initials="INUFE">
    <w:p w14:paraId="33EA3728" w14:textId="77777777" w:rsidR="004B7EB3" w:rsidRDefault="004B7EB3" w:rsidP="004B7EB3">
      <w:pPr>
        <w:pStyle w:val="CommentText"/>
      </w:pPr>
      <w:r>
        <w:rPr>
          <w:rStyle w:val="CommentReference"/>
        </w:rPr>
        <w:annotationRef/>
      </w:r>
      <w:r>
        <w:t>Verstehe ich auch nicht. Ein AV von einer Applikation kann auch nicht wissen, wo und in welcher Form dieselben Daten noch sonst im Unternehmen vorhanden sind.</w:t>
      </w:r>
    </w:p>
  </w:comment>
  <w:comment w:id="262" w:author="Vasilenko Ilya" w:date="2025-10-28T16:11:00Z" w:initials="VI">
    <w:p w14:paraId="03F928A6" w14:textId="77777777" w:rsidR="00115989" w:rsidRDefault="00115989" w:rsidP="00115989">
      <w:pPr>
        <w:pStyle w:val="CommentText"/>
      </w:pPr>
      <w:r>
        <w:rPr>
          <w:rStyle w:val="CommentReference"/>
        </w:rPr>
        <w:annotationRef/>
      </w:r>
      <w:r>
        <w:t>Der Weg zu Originaldaten innerhalb desselben Unternehmen ist zu kurz. D.h. Daten können nur als anonyme Daten betrachtete werden, wenn die Originaldaten weg sind (nur dann kann man keinen Bezug mehr zu Originaldaten herstellen).</w:t>
      </w:r>
    </w:p>
  </w:comment>
  <w:comment w:id="264" w:author="Schmidt Michael" w:date="2025-10-30T10:03:00Z" w:initials="SM">
    <w:p w14:paraId="5A2CF591" w14:textId="77777777" w:rsidR="00532234" w:rsidRDefault="00532234" w:rsidP="00532234">
      <w:pPr>
        <w:pStyle w:val="CommentText"/>
      </w:pPr>
      <w:r>
        <w:rPr>
          <w:rStyle w:val="CommentReference"/>
        </w:rPr>
        <w:annotationRef/>
      </w:r>
      <w:r>
        <w:rPr>
          <w:lang w:val="de-DE"/>
        </w:rPr>
        <w:t>Verstehe ich ebenfalls nicht. Wenn produktive Daten anonymisiert werden und in der Entwicklung verwendet werden (der Entwickler keinen Zugriff auf Prod hat), dann ist dies i. O. , oder?</w:t>
      </w:r>
    </w:p>
  </w:comment>
  <w:comment w:id="265" w:author="Schmid Christian" w:date="2025-10-23T16:23:00Z" w:initials="SC">
    <w:p w14:paraId="2A213F49" w14:textId="11270EFB" w:rsidR="00AD206A" w:rsidRDefault="00AD206A" w:rsidP="00AD206A">
      <w:pPr>
        <w:pStyle w:val="CommentText"/>
      </w:pPr>
      <w:r>
        <w:rPr>
          <w:rStyle w:val="CommentReference"/>
        </w:rPr>
        <w:annotationRef/>
      </w:r>
      <w:r>
        <w:rPr>
          <w:color w:val="080808"/>
        </w:rPr>
        <w:t>Hier wird nur vorgegeben, dass es geprüft und bei HS/SHS auch protokolliert werden muss. Wahrscheinlich sollte es dann aber auch noch durgeführt werden.</w:t>
      </w:r>
    </w:p>
  </w:comment>
  <w:comment w:id="267" w:author="Schregenberger Daniel" w:date="2025-10-29T11:00:00Z" w:initials="SD">
    <w:p w14:paraId="6C09D85E" w14:textId="77777777" w:rsidR="00BB4634" w:rsidRDefault="00BB4634" w:rsidP="00BB4634">
      <w:pPr>
        <w:pStyle w:val="CommentText"/>
      </w:pPr>
      <w:r>
        <w:rPr>
          <w:rStyle w:val="CommentReference"/>
        </w:rPr>
        <w:annotationRef/>
      </w:r>
      <w:r>
        <w:t>Ob die Daten im Produktionsumfeld verwendet werden oder nicht spielt doch eigentlich keine Rolle, wichtig ist nur die Klassifizierung der Daten.</w:t>
      </w:r>
    </w:p>
  </w:comment>
  <w:comment w:id="266" w:author="Nufer Isabel" w:date="2025-10-29T11:17:00Z" w:initials="INUFE">
    <w:p w14:paraId="6D5B1794" w14:textId="77777777" w:rsidR="00566DAB" w:rsidRDefault="00566DAB" w:rsidP="00566DAB">
      <w:pPr>
        <w:pStyle w:val="CommentText"/>
      </w:pPr>
      <w:r>
        <w:rPr>
          <w:rStyle w:val="CommentReference"/>
        </w:rPr>
        <w:annotationRef/>
      </w:r>
      <w:r>
        <w:t>Typischerweise gibt es mindestens eine Testumgebung (im INT-Compartment), wo 1:1 produktive Daten vorhanden sein müssen, um sinnvoll testen zu können.</w:t>
      </w:r>
    </w:p>
  </w:comment>
  <w:comment w:id="268" w:author="Meier Silvio" w:date="2025-10-20T20:39:00Z" w:initials="MS">
    <w:p w14:paraId="3328C5DD" w14:textId="160A86A3" w:rsidR="00541CEF" w:rsidRDefault="00541CEF" w:rsidP="00541CEF">
      <w:pPr>
        <w:pStyle w:val="CommentText"/>
      </w:pPr>
      <w:r>
        <w:rPr>
          <w:rStyle w:val="CommentReference"/>
        </w:rPr>
        <w:annotationRef/>
      </w:r>
      <w:r>
        <w:t>Müssen?</w:t>
      </w:r>
    </w:p>
  </w:comment>
  <w:comment w:id="269" w:author="Casanova Flurin" w:date="2025-10-29T11:46:00Z" w:initials="CF">
    <w:p w14:paraId="57EF155A" w14:textId="77777777" w:rsidR="00AC5F04" w:rsidRDefault="00AC5F04" w:rsidP="00AC5F04">
      <w:pPr>
        <w:pStyle w:val="CommentText"/>
      </w:pPr>
      <w:r>
        <w:rPr>
          <w:rStyle w:val="CommentReference"/>
        </w:rPr>
        <w:annotationRef/>
      </w:r>
      <w:r>
        <w:t>Wo sind diese anerkannten Methoden zu finden?</w:t>
      </w:r>
    </w:p>
  </w:comment>
  <w:comment w:id="271" w:author="Seybold Christian" w:date="2025-10-21T12:56:00Z" w:initials="SC">
    <w:p w14:paraId="2D87DF52" w14:textId="2D716F31" w:rsidR="00D0455F" w:rsidRDefault="00D0455F" w:rsidP="00D0455F">
      <w:pPr>
        <w:pStyle w:val="CommentText"/>
      </w:pPr>
      <w:r>
        <w:rPr>
          <w:rStyle w:val="CommentReference"/>
        </w:rPr>
        <w:annotationRef/>
      </w:r>
      <w:r>
        <w:t>Und der Dateneigner muss zustimmen</w:t>
      </w:r>
    </w:p>
  </w:comment>
  <w:comment w:id="272" w:author="Meier Silvio" w:date="2025-10-20T20:41:00Z" w:initials="MS">
    <w:p w14:paraId="69B8B9C7" w14:textId="0ECA9CAB" w:rsidR="006F753F" w:rsidRDefault="00541CEF" w:rsidP="006F753F">
      <w:pPr>
        <w:pStyle w:val="CommentText"/>
      </w:pPr>
      <w:r>
        <w:rPr>
          <w:rStyle w:val="CommentReference"/>
        </w:rPr>
        <w:annotationRef/>
      </w:r>
      <w:r w:rsidR="006F753F">
        <w:rPr>
          <w:color w:val="080808"/>
        </w:rPr>
        <w:t xml:space="preserve">Siehe meine Bemerkung oben. </w:t>
      </w:r>
    </w:p>
    <w:p w14:paraId="6EBBF775" w14:textId="77777777" w:rsidR="006F753F" w:rsidRDefault="006F753F" w:rsidP="006F753F">
      <w:pPr>
        <w:pStyle w:val="CommentText"/>
      </w:pPr>
    </w:p>
    <w:p w14:paraId="3C11407C" w14:textId="77777777" w:rsidR="006F753F" w:rsidRDefault="006F753F" w:rsidP="006F753F">
      <w:pPr>
        <w:pStyle w:val="CommentText"/>
      </w:pPr>
      <w:r>
        <w:rPr>
          <w:color w:val="080808"/>
        </w:rPr>
        <w:t>Es gibt auch sensible Daten, die keine Personendaten sind aber sensibel.</w:t>
      </w:r>
    </w:p>
    <w:p w14:paraId="7CE3ADFC" w14:textId="77777777" w:rsidR="006F753F" w:rsidRDefault="006F753F" w:rsidP="006F753F">
      <w:pPr>
        <w:pStyle w:val="CommentText"/>
      </w:pPr>
    </w:p>
    <w:p w14:paraId="45968DB0" w14:textId="77777777" w:rsidR="006F753F" w:rsidRDefault="006F753F" w:rsidP="006F753F">
      <w:pPr>
        <w:pStyle w:val="CommentText"/>
      </w:pPr>
      <w:r>
        <w:rPr>
          <w:color w:val="080808"/>
        </w:rPr>
        <w:t xml:space="preserve">Beispielsweise, dass gewisse Zahlen weggelassen werden, die Rückschlüsse auf bestimmte vertrauliche oder geheime Sachverhalte erlauben. </w:t>
      </w:r>
    </w:p>
    <w:p w14:paraId="3BC67D91" w14:textId="77777777" w:rsidR="006F753F" w:rsidRDefault="006F753F" w:rsidP="006F753F">
      <w:pPr>
        <w:pStyle w:val="CommentText"/>
      </w:pPr>
    </w:p>
    <w:p w14:paraId="48CBFB57" w14:textId="77777777" w:rsidR="006F753F" w:rsidRDefault="006F753F" w:rsidP="006F753F">
      <w:pPr>
        <w:pStyle w:val="CommentText"/>
      </w:pPr>
      <w:r>
        <w:rPr>
          <w:color w:val="080808"/>
        </w:rPr>
        <w:t>Es könnten auch vertrauliche Geschäftsdaten, die keine Personendaten sind anonymisiert werden. (Begriff anonymisiert ist evtl. in diesem Kontext nicht so präzise).</w:t>
      </w:r>
    </w:p>
    <w:p w14:paraId="54762660" w14:textId="77777777" w:rsidR="006F753F" w:rsidRDefault="006F753F" w:rsidP="006F753F">
      <w:pPr>
        <w:pStyle w:val="CommentText"/>
      </w:pPr>
    </w:p>
    <w:p w14:paraId="14E3C4EB" w14:textId="77777777" w:rsidR="006F753F" w:rsidRDefault="006F753F" w:rsidP="006F753F">
      <w:pPr>
        <w:pStyle w:val="CommentText"/>
      </w:pPr>
      <w:r>
        <w:rPr>
          <w:color w:val="080808"/>
        </w:rPr>
        <w:t>Die Vorgabe schliesst durch die explizite Erwähnung von identifizierbaren Personen, diesen Fall aus.</w:t>
      </w:r>
    </w:p>
  </w:comment>
  <w:comment w:id="273" w:author="Casanova Flurin" w:date="2025-10-29T11:53:00Z" w:initials="CF">
    <w:p w14:paraId="5630498E" w14:textId="77777777" w:rsidR="0059176B" w:rsidRDefault="0059176B" w:rsidP="0059176B">
      <w:pPr>
        <w:pStyle w:val="CommentText"/>
      </w:pPr>
      <w:r>
        <w:rPr>
          <w:rStyle w:val="CommentReference"/>
        </w:rPr>
        <w:annotationRef/>
      </w:r>
      <w:r>
        <w:t>Wie häufig braucht es eine solche Prüfung? Nur einmalig zum sicherstellen, dass der Mechanismus funktioniert? Oder bei jedem Durchführen der Anonymisierung?</w:t>
      </w:r>
    </w:p>
    <w:p w14:paraId="1582AD79" w14:textId="77777777" w:rsidR="0059176B" w:rsidRDefault="0059176B" w:rsidP="0059176B">
      <w:pPr>
        <w:pStyle w:val="CommentText"/>
      </w:pPr>
      <w:r>
        <w:t>Z.b. Klonen und anonymisieren wir täglich Daten. Braucht es für jeden Klon eine dokumentierte Anonymiserungsprüfung? Reicht das Klon-Log als beleg das eine Anonymisierung stattgefunden hat?</w:t>
      </w:r>
    </w:p>
    <w:p w14:paraId="0B3DC892" w14:textId="77777777" w:rsidR="0059176B" w:rsidRDefault="0059176B" w:rsidP="0059176B">
      <w:pPr>
        <w:pStyle w:val="CommentText"/>
      </w:pPr>
      <w:r>
        <w:t>Der Punkt ist zu schwammig.</w:t>
      </w:r>
    </w:p>
  </w:comment>
  <w:comment w:id="274" w:author="Meier Silvio" w:date="2025-10-20T20:43:00Z" w:initials="MS">
    <w:p w14:paraId="112A7A52" w14:textId="7875932D" w:rsidR="00541CEF" w:rsidRDefault="00541CEF" w:rsidP="00541CEF">
      <w:pPr>
        <w:pStyle w:val="CommentText"/>
      </w:pPr>
      <w:r>
        <w:rPr>
          <w:rStyle w:val="CommentReference"/>
        </w:rPr>
        <w:annotationRef/>
      </w:r>
      <w:r>
        <w:rPr>
          <w:i/>
          <w:iCs/>
          <w:color w:val="080808"/>
        </w:rPr>
        <w:t>„Daten sind hingegen als anonym zu betrachten, wenn die Originaldaten gelöscht wurden oder eine Drittpartei mit vertretbarem Aufwand keinen Zugang zu den Originaldaten erhalten kann.“</w:t>
      </w:r>
    </w:p>
    <w:p w14:paraId="25A347B3" w14:textId="77777777" w:rsidR="00541CEF" w:rsidRDefault="00541CEF" w:rsidP="00541CEF">
      <w:pPr>
        <w:pStyle w:val="CommentText"/>
      </w:pPr>
    </w:p>
    <w:p w14:paraId="244A72AA" w14:textId="77777777" w:rsidR="00541CEF" w:rsidRDefault="00541CEF" w:rsidP="00541CEF">
      <w:pPr>
        <w:pStyle w:val="CommentText"/>
      </w:pPr>
      <w:r>
        <w:t>Wenn die Originaldaten nicht zugreifbar sind, sind diese gemäss Definition oben anonym.</w:t>
      </w:r>
    </w:p>
  </w:comment>
  <w:comment w:id="277" w:author="Schregenberger Daniel" w:date="2025-10-29T11:04:00Z" w:initials="SD">
    <w:p w14:paraId="0ED45375" w14:textId="77777777" w:rsidR="00BB4634" w:rsidRDefault="00BB4634" w:rsidP="00BB4634">
      <w:pPr>
        <w:pStyle w:val="CommentText"/>
      </w:pPr>
      <w:r>
        <w:rPr>
          <w:rStyle w:val="CommentReference"/>
        </w:rPr>
        <w:annotationRef/>
      </w:r>
      <w:r>
        <w:t>„Vertrauliche Daten“</w:t>
      </w:r>
    </w:p>
  </w:comment>
  <w:comment w:id="278" w:author="Schmid Christian" w:date="2025-10-23T16:23:00Z" w:initials="SC">
    <w:p w14:paraId="292BF648" w14:textId="431D4D47" w:rsidR="00AD206A" w:rsidRDefault="00AD206A" w:rsidP="00AD206A">
      <w:pPr>
        <w:pStyle w:val="CommentText"/>
      </w:pPr>
      <w:r>
        <w:rPr>
          <w:rStyle w:val="CommentReference"/>
        </w:rPr>
        <w:annotationRef/>
      </w:r>
      <w:r>
        <w:rPr>
          <w:color w:val="080808"/>
        </w:rPr>
        <w:t>Siehe mein Kommentar unter DSS043 (INT statt DEV)</w:t>
      </w:r>
    </w:p>
  </w:comment>
  <w:comment w:id="279" w:author="Salm Christian" w:date="2025-10-27T16:27:00Z" w:initials="CHS">
    <w:p w14:paraId="0A0451FA" w14:textId="77777777" w:rsidR="0044188E" w:rsidRDefault="0044188E" w:rsidP="0044188E">
      <w:pPr>
        <w:pStyle w:val="CommentText"/>
      </w:pPr>
      <w:r>
        <w:rPr>
          <w:rStyle w:val="CommentReference"/>
        </w:rPr>
        <w:annotationRef/>
      </w:r>
      <w:r>
        <w:t>Aus meiner Sicht passt das so wie hier beschrieben. Zumindest für vertrauliche Daten</w:t>
      </w:r>
      <w:r>
        <w:br/>
        <w:t xml:space="preserve">Solche Anforderungen an die INT sind nicht nötig. Unsere INT Umgebungen unterliegen den gleichen Security Anforderungen wie die PROD (siehe auch ORA0057 R1346). </w:t>
      </w:r>
    </w:p>
  </w:comment>
  <w:comment w:id="280" w:author="Schregenberger Daniel" w:date="2025-10-29T11:04:00Z" w:initials="SD">
    <w:p w14:paraId="5A3BB78B" w14:textId="77777777" w:rsidR="00BB4634" w:rsidRDefault="00BB4634" w:rsidP="00BB4634">
      <w:pPr>
        <w:pStyle w:val="CommentText"/>
      </w:pPr>
      <w:r>
        <w:rPr>
          <w:rStyle w:val="CommentReference"/>
        </w:rPr>
        <w:annotationRef/>
      </w:r>
      <w:r>
        <w:t>Streichen. Nur die Klassifizierung ist relevant.</w:t>
      </w:r>
    </w:p>
  </w:comment>
  <w:comment w:id="281" w:author="Nufer Isabel" w:date="2025-10-29T11:22:00Z" w:initials="INUFE">
    <w:p w14:paraId="423A3BDD" w14:textId="77777777" w:rsidR="00566DAB" w:rsidRDefault="00566DAB" w:rsidP="00566DAB">
      <w:pPr>
        <w:pStyle w:val="CommentText"/>
      </w:pPr>
      <w:r>
        <w:rPr>
          <w:rStyle w:val="CommentReference"/>
        </w:rPr>
        <w:annotationRef/>
      </w:r>
      <w:r>
        <w:t>Kann man so vorgeben, kann allerdings in gewissen Fällen zu massivem Aufwand führen.</w:t>
      </w:r>
    </w:p>
  </w:comment>
  <w:comment w:id="283" w:author="Vasilenko Ilya" w:date="2025-10-14T14:52:00Z" w:initials="VI">
    <w:p w14:paraId="5C5DA89E" w14:textId="6D7653D0" w:rsidR="00653F1A" w:rsidRDefault="001C283E" w:rsidP="00653F1A">
      <w:pPr>
        <w:pStyle w:val="CommentText"/>
      </w:pPr>
      <w:r>
        <w:rPr>
          <w:rStyle w:val="CommentReference"/>
        </w:rPr>
        <w:annotationRef/>
      </w:r>
      <w:r w:rsidR="00653F1A">
        <w:rPr>
          <w:color w:val="080808"/>
        </w:rPr>
        <w:t xml:space="preserve">KOMMENTAR MAURO: </w:t>
      </w:r>
      <w:r w:rsidR="00653F1A">
        <w:rPr>
          <w:color w:val="080808"/>
        </w:rPr>
        <w:br/>
        <w:t xml:space="preserve">Diese Pauschale /einfache Detections gehören eher im Sec Monitoring standard. </w:t>
      </w:r>
    </w:p>
    <w:p w14:paraId="6F1491D8" w14:textId="77777777" w:rsidR="00653F1A" w:rsidRDefault="00653F1A" w:rsidP="00653F1A">
      <w:pPr>
        <w:pStyle w:val="CommentText"/>
      </w:pPr>
      <w:r>
        <w:rPr>
          <w:color w:val="080808"/>
        </w:rPr>
        <w:t>Hier kann man allg. Aussagen über das noch nicht vorhandene DLP, dass auf ein Datenklassifizierung basiert (und nicht wie gross/wie oft)</w:t>
      </w:r>
    </w:p>
  </w:comment>
  <w:comment w:id="284" w:author="Vasilenko Ilya" w:date="2025-10-15T08:48:00Z" w:initials="VI">
    <w:p w14:paraId="7197BD94" w14:textId="77777777" w:rsidR="000364B5" w:rsidRDefault="007745A7" w:rsidP="000364B5">
      <w:pPr>
        <w:pStyle w:val="CommentText"/>
      </w:pPr>
      <w:r>
        <w:rPr>
          <w:rStyle w:val="CommentReference"/>
        </w:rPr>
        <w:annotationRef/>
      </w:r>
      <w:r w:rsidR="000364B5">
        <w:rPr>
          <w:color w:val="080808"/>
        </w:rPr>
        <w:t>Wir müssen den alten ITSec Regelwerk ablösen. Diese Begrenzungen sind dort drin. Es gibt aktuell noch keinen Sec Monitoring Standard.</w:t>
      </w:r>
    </w:p>
  </w:comment>
  <w:comment w:id="285" w:author="Salm Christian" w:date="2025-10-27T16:30:00Z" w:initials="CHS">
    <w:p w14:paraId="5997395A" w14:textId="77777777" w:rsidR="0044188E" w:rsidRDefault="0044188E" w:rsidP="0044188E">
      <w:pPr>
        <w:pStyle w:val="CommentText"/>
      </w:pPr>
      <w:r>
        <w:rPr>
          <w:rStyle w:val="CommentReference"/>
        </w:rPr>
        <w:annotationRef/>
      </w:r>
      <w:r>
        <w:t>Scheint mir für die AVs schwierig zu sein die Einhaltung dieser Vorgabe sicherzustellen. Müsste das nicht zentral gemacht werden?</w:t>
      </w:r>
    </w:p>
  </w:comment>
  <w:comment w:id="286" w:author="Vasilenko Ilya" w:date="2025-10-14T14:54:00Z" w:initials="VI">
    <w:p w14:paraId="242158D8" w14:textId="44EAF1A3" w:rsidR="00910E48" w:rsidRDefault="00910E48" w:rsidP="001C283E">
      <w:pPr>
        <w:pStyle w:val="CommentText"/>
      </w:pPr>
      <w:r>
        <w:rPr>
          <w:rStyle w:val="CommentReference"/>
        </w:rPr>
        <w:annotationRef/>
      </w:r>
      <w:r>
        <w:rPr>
          <w:color w:val="080808"/>
        </w:rPr>
        <w:t>KOMMENTAR MAURO: Hier würde ich eine zentrale DLP Infrastuktur postulieren. Setzt eine Datenklassifizierung voraus, und sollte  wirksam über  alle Transportkanäle sein (*Netzwerk“ „Mail“ …)</w:t>
      </w:r>
    </w:p>
  </w:comment>
  <w:comment w:id="287" w:author="Vasilenko Ilya" w:date="2025-10-16T15:15:00Z" w:initials="VI">
    <w:p w14:paraId="1D22DAEA" w14:textId="77777777" w:rsidR="003343DF" w:rsidRDefault="003343DF" w:rsidP="003343DF">
      <w:pPr>
        <w:pStyle w:val="CommentText"/>
      </w:pPr>
      <w:r>
        <w:rPr>
          <w:rStyle w:val="CommentReference"/>
        </w:rPr>
        <w:annotationRef/>
      </w:r>
      <w:r>
        <w:t>Diese Vorgabe gab es im alten Regelwerk, den wir mit diesem Standard ablösen. Somit muss sie übernommen werden. Sobald weitere Dokumente entstehen, kann man revidieren, ob diese Vorgabe hier verallgemeinert werden kann.</w:t>
      </w:r>
    </w:p>
  </w:comment>
  <w:comment w:id="289" w:author="Widmer Philipp" w:date="2025-10-20T10:42:00Z" w:initials="WPH">
    <w:p w14:paraId="79768956" w14:textId="77777777" w:rsidR="00D92F70" w:rsidRDefault="00D92F70" w:rsidP="00D92F70">
      <w:pPr>
        <w:pStyle w:val="CommentText"/>
      </w:pPr>
      <w:r>
        <w:rPr>
          <w:rStyle w:val="CommentReference"/>
        </w:rPr>
        <w:annotationRef/>
      </w:r>
      <w:r>
        <w:t>Diese Vorgabe bezieht sich auf extern betriebene Services, sollte noch präzisiert werden.</w:t>
      </w:r>
    </w:p>
  </w:comment>
  <w:comment w:id="290" w:author="Seybold Christian" w:date="2025-10-22T07:51:00Z" w:initials="SC">
    <w:p w14:paraId="111F30B8" w14:textId="77777777" w:rsidR="0058170D" w:rsidRDefault="0058170D" w:rsidP="0058170D">
      <w:pPr>
        <w:pStyle w:val="CommentText"/>
      </w:pPr>
      <w:r>
        <w:rPr>
          <w:rStyle w:val="CommentReference"/>
        </w:rPr>
        <w:annotationRef/>
      </w:r>
      <w:r>
        <w:t>Muss das auf Applikationsebene durch den AV oder auf Netzwerkebene gelöst werden. Auf Applikationsebene wäre mir nicht klar, wie wir das lösen sollen bzw. es wäre teuer in der Umsetzung. Bitte präzisieren, wer das umsetzen muss.</w:t>
      </w:r>
    </w:p>
  </w:comment>
  <w:comment w:id="291" w:author="Seybold Christian" w:date="2025-10-22T07:49:00Z" w:initials="SC">
    <w:p w14:paraId="4DAAE646" w14:textId="0D9C9B25" w:rsidR="0058170D" w:rsidRDefault="0058170D" w:rsidP="0058170D">
      <w:pPr>
        <w:pStyle w:val="CommentText"/>
      </w:pPr>
      <w:r>
        <w:rPr>
          <w:rStyle w:val="CommentReference"/>
        </w:rPr>
        <w:annotationRef/>
      </w:r>
      <w:r>
        <w:t>Für wen gilt das? GS? HS? Alle?</w:t>
      </w:r>
    </w:p>
  </w:comment>
  <w:comment w:id="288" w:author="Valle Lukas" w:date="2025-10-27T14:42:00Z" w:initials="VL">
    <w:p w14:paraId="2AEA9911" w14:textId="77777777" w:rsidR="00DC2808" w:rsidRDefault="00DC2808" w:rsidP="00DC2808">
      <w:pPr>
        <w:pStyle w:val="CommentText"/>
      </w:pPr>
      <w:r>
        <w:rPr>
          <w:rStyle w:val="CommentReference"/>
        </w:rPr>
        <w:annotationRef/>
      </w:r>
      <w:r>
        <w:t>Sehr unklar geschrieben. Im alten Standard wird von Upload Beschränkung in Internet (via Proxy) gesprochen. Es ist weder von pauschalen Payload Beschränkungen noch von Anomalien im Datentransfer die Rede. Entweder 1:1 aus dem alten Standart übernehmen oder sauberer Ausformulieren und klar abgrenzen, was bestehen und was neue Teile dieser Anforderung sind.</w:t>
      </w:r>
    </w:p>
  </w:comment>
  <w:comment w:id="292" w:author="Widmer Philipp" w:date="2025-10-20T10:37:00Z" w:initials="WPH">
    <w:p w14:paraId="6EF079C3" w14:textId="6A516C2B" w:rsidR="00D92F70" w:rsidRDefault="00D92F70" w:rsidP="00D92F70">
      <w:pPr>
        <w:pStyle w:val="CommentText"/>
      </w:pPr>
      <w:r>
        <w:rPr>
          <w:rStyle w:val="CommentReference"/>
        </w:rPr>
        <w:annotationRef/>
      </w:r>
      <w:r>
        <w:t>Diese Vorgabe macht keinen Unterschied zwischen in der SNB offiziell eingeführten SaaS-Lösungen und Services die öffentlich zur Verfügung stehen und ohne Kosten und/oder Anmeldung genutzt werden können.</w:t>
      </w:r>
    </w:p>
  </w:comment>
  <w:comment w:id="293" w:author="Vasilenko Ilya" w:date="2025-10-29T15:45:00Z" w:initials="VI">
    <w:p w14:paraId="362C86E7" w14:textId="77777777" w:rsidR="00724E5D" w:rsidRDefault="00724E5D" w:rsidP="00724E5D">
      <w:pPr>
        <w:pStyle w:val="CommentText"/>
      </w:pPr>
      <w:r>
        <w:rPr>
          <w:rStyle w:val="CommentReference"/>
        </w:rPr>
        <w:annotationRef/>
      </w:r>
      <w:r>
        <w:t>Offiziell eingeführte SaaS Services ausschliessen.</w:t>
      </w:r>
    </w:p>
  </w:comment>
  <w:comment w:id="294" w:author="Croci Mauro" w:date="2025-10-20T15:14:00Z" w:initials="mcr">
    <w:p w14:paraId="3B3603D1" w14:textId="77777777" w:rsidR="0011179F" w:rsidRDefault="0011179F" w:rsidP="0011179F">
      <w:pPr>
        <w:pStyle w:val="CommentText"/>
      </w:pPr>
      <w:r>
        <w:rPr>
          <w:rStyle w:val="CommentReference"/>
        </w:rPr>
        <w:annotationRef/>
      </w:r>
      <w:r>
        <w:t xml:space="preserve">Nicht umsetzbar/wenig sinnvoll. </w:t>
      </w:r>
    </w:p>
  </w:comment>
  <w:comment w:id="295" w:author="Schregenberger Daniel" w:date="2025-10-27T15:52:00Z" w:initials="SD">
    <w:p w14:paraId="6748D698" w14:textId="77777777" w:rsidR="00EB6A6E" w:rsidRDefault="00EB6A6E" w:rsidP="00EB6A6E">
      <w:pPr>
        <w:pStyle w:val="CommentText"/>
      </w:pPr>
      <w:r>
        <w:rPr>
          <w:rStyle w:val="CommentReference"/>
        </w:rPr>
        <w:annotationRef/>
      </w:r>
      <w:r>
        <w:t>Ich kenne Banken die das machen bzw. versuchen. Das Resultat sind gigantische Blacklisten, die ständig aktualisiert werden müssen. Oder alternativ der Betrieb des Proxies in der Cloud durch e.g. Zscaler (was dann aber wieder andere Probleme mit sich bringt).</w:t>
      </w:r>
    </w:p>
  </w:comment>
  <w:comment w:id="307" w:author="Croci Mauro" w:date="2025-10-27T15:42:00Z" w:initials="mcr">
    <w:p w14:paraId="0A59EE51" w14:textId="77777777" w:rsidR="003D732B" w:rsidRDefault="003D732B" w:rsidP="003D732B">
      <w:pPr>
        <w:pStyle w:val="CommentText"/>
      </w:pPr>
      <w:r>
        <w:rPr>
          <w:rStyle w:val="CommentReference"/>
        </w:rPr>
        <w:annotationRef/>
      </w:r>
      <w:r>
        <w:t>Lösungskonzept von was? DLP? Es gibt sehr primitive Detections Use Cases ….</w:t>
      </w:r>
    </w:p>
  </w:comment>
  <w:comment w:id="304" w:author="Widmer Philipp" w:date="2025-10-20T10:39:00Z" w:initials="WPH">
    <w:p w14:paraId="530CEB7F" w14:textId="3D1C12AA" w:rsidR="00D92F70" w:rsidRDefault="00D92F70" w:rsidP="00D92F70">
      <w:pPr>
        <w:pStyle w:val="CommentText"/>
      </w:pPr>
      <w:r>
        <w:rPr>
          <w:rStyle w:val="CommentReference"/>
        </w:rPr>
        <w:annotationRef/>
      </w:r>
      <w:r>
        <w:t xml:space="preserve">Neue Anforderung. Wie und wo soll das umgesetzt werden? </w:t>
      </w:r>
    </w:p>
  </w:comment>
  <w:comment w:id="305" w:author="Vasilenko Ilya" w:date="2025-10-29T15:53:00Z" w:initials="VI">
    <w:p w14:paraId="3B18570C" w14:textId="77777777" w:rsidR="00724E5D" w:rsidRDefault="00724E5D" w:rsidP="00724E5D">
      <w:pPr>
        <w:pStyle w:val="CommentText"/>
      </w:pPr>
      <w:r>
        <w:rPr>
          <w:rStyle w:val="CommentReference"/>
        </w:rPr>
        <w:annotationRef/>
      </w:r>
      <w:r>
        <w:t>Reaktiv =&gt; nicht DLP, sondern reaktive Massnahmen.</w:t>
      </w:r>
    </w:p>
  </w:comment>
  <w:comment w:id="306" w:author="Schmidt Michael" w:date="2025-10-30T10:08:00Z" w:initials="SM">
    <w:p w14:paraId="02766FA2" w14:textId="77777777" w:rsidR="00532234" w:rsidRDefault="00532234" w:rsidP="00532234">
      <w:pPr>
        <w:pStyle w:val="CommentText"/>
      </w:pPr>
      <w:r>
        <w:rPr>
          <w:rStyle w:val="CommentReference"/>
        </w:rPr>
        <w:annotationRef/>
      </w:r>
      <w:r>
        <w:rPr>
          <w:lang w:val="de-DE"/>
        </w:rPr>
        <w:t>Verstehe die Vorgabe nicht. Auch nicht was ein reaktives DLP ist resp. wie und wer das überwacht.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6981C2" w15:done="0"/>
  <w15:commentEx w15:paraId="2D7746BA" w15:done="0"/>
  <w15:commentEx w15:paraId="2D7333BA" w15:paraIdParent="2D7746BA" w15:done="0"/>
  <w15:commentEx w15:paraId="15B7E1A2" w15:done="0"/>
  <w15:commentEx w15:paraId="13606199" w15:paraIdParent="15B7E1A2" w15:done="0"/>
  <w15:commentEx w15:paraId="0EAAEF29" w15:done="0"/>
  <w15:commentEx w15:paraId="13F47B5D" w15:done="0"/>
  <w15:commentEx w15:paraId="4A2FDEE7" w15:done="0"/>
  <w15:commentEx w15:paraId="23E4C422" w15:done="1"/>
  <w15:commentEx w15:paraId="3C4C91C6" w15:paraIdParent="23E4C422" w15:done="1"/>
  <w15:commentEx w15:paraId="2DDD191B" w15:paraIdParent="23E4C422" w15:done="1"/>
  <w15:commentEx w15:paraId="2C55ED43" w15:paraIdParent="23E4C422" w15:done="1"/>
  <w15:commentEx w15:paraId="5818F080" w15:done="0"/>
  <w15:commentEx w15:paraId="785D2E28" w15:done="0"/>
  <w15:commentEx w15:paraId="64FF159B" w15:done="0"/>
  <w15:commentEx w15:paraId="4892E94A" w15:done="0"/>
  <w15:commentEx w15:paraId="5AD2BB11" w15:done="0"/>
  <w15:commentEx w15:paraId="3FE82DEB" w15:done="0"/>
  <w15:commentEx w15:paraId="23561640" w15:paraIdParent="3FE82DEB" w15:done="0"/>
  <w15:commentEx w15:paraId="1B814C7F" w15:paraIdParent="3FE82DEB" w15:done="0"/>
  <w15:commentEx w15:paraId="06818EFC" w15:done="0"/>
  <w15:commentEx w15:paraId="18AA6C3E" w15:done="0"/>
  <w15:commentEx w15:paraId="77D282F4" w15:paraIdParent="18AA6C3E" w15:done="0"/>
  <w15:commentEx w15:paraId="0773E668" w15:done="0"/>
  <w15:commentEx w15:paraId="445D38E0" w15:paraIdParent="0773E668" w15:done="0"/>
  <w15:commentEx w15:paraId="603981FE" w15:done="0"/>
  <w15:commentEx w15:paraId="0BA7A501" w15:done="0"/>
  <w15:commentEx w15:paraId="24EBF0EE" w15:done="0"/>
  <w15:commentEx w15:paraId="17B65B12" w15:paraIdParent="24EBF0EE" w15:done="0"/>
  <w15:commentEx w15:paraId="3D615BFF" w15:done="0"/>
  <w15:commentEx w15:paraId="52E92DC2" w15:done="0"/>
  <w15:commentEx w15:paraId="7A7030D8" w15:done="0"/>
  <w15:commentEx w15:paraId="4E4328BA" w15:done="0"/>
  <w15:commentEx w15:paraId="121CB92A" w15:done="1"/>
  <w15:commentEx w15:paraId="1DF8B5D2" w15:done="0"/>
  <w15:commentEx w15:paraId="7E8826C8" w15:done="0"/>
  <w15:commentEx w15:paraId="63B3054C" w15:done="0"/>
  <w15:commentEx w15:paraId="19080998" w15:done="0"/>
  <w15:commentEx w15:paraId="15578B36" w15:done="0"/>
  <w15:commentEx w15:paraId="57E8BDDC" w15:done="0"/>
  <w15:commentEx w15:paraId="48B29334" w15:done="1"/>
  <w15:commentEx w15:paraId="698EF42F" w15:done="0"/>
  <w15:commentEx w15:paraId="1873905B" w15:done="0"/>
  <w15:commentEx w15:paraId="76300A4A" w15:done="0"/>
  <w15:commentEx w15:paraId="3D4D7D5F" w15:done="1"/>
  <w15:commentEx w15:paraId="5363390F" w15:done="0"/>
  <w15:commentEx w15:paraId="0EC231CC" w15:done="0"/>
  <w15:commentEx w15:paraId="121CD0F3" w15:done="0"/>
  <w15:commentEx w15:paraId="44BDA4A9" w15:done="0"/>
  <w15:commentEx w15:paraId="0C4B7928" w15:paraIdParent="44BDA4A9" w15:done="0"/>
  <w15:commentEx w15:paraId="7C68D58F" w15:done="0"/>
  <w15:commentEx w15:paraId="06DB8016" w15:done="0"/>
  <w15:commentEx w15:paraId="0F7C64DD" w15:paraIdParent="06DB8016" w15:done="0"/>
  <w15:commentEx w15:paraId="5F370297" w15:done="0"/>
  <w15:commentEx w15:paraId="4D69240B" w15:done="0"/>
  <w15:commentEx w15:paraId="2417A8E1" w15:done="0"/>
  <w15:commentEx w15:paraId="69DC7F8F" w15:done="0"/>
  <w15:commentEx w15:paraId="3A6CC1E3" w15:paraIdParent="69DC7F8F" w15:done="0"/>
  <w15:commentEx w15:paraId="72A5A56C" w15:done="0"/>
  <w15:commentEx w15:paraId="7C08370D" w15:paraIdParent="72A5A56C" w15:done="0"/>
  <w15:commentEx w15:paraId="3203BD85" w15:paraIdParent="72A5A56C" w15:done="0"/>
  <w15:commentEx w15:paraId="4FE295FA" w15:paraIdParent="72A5A56C" w15:done="0"/>
  <w15:commentEx w15:paraId="454DCE1C" w15:done="0"/>
  <w15:commentEx w15:paraId="219D7A00" w15:done="0"/>
  <w15:commentEx w15:paraId="59778005" w15:done="0"/>
  <w15:commentEx w15:paraId="43BE61D7" w15:done="0"/>
  <w15:commentEx w15:paraId="5EA95B19" w15:done="0"/>
  <w15:commentEx w15:paraId="655D54B0" w15:done="0"/>
  <w15:commentEx w15:paraId="28679363" w15:done="0"/>
  <w15:commentEx w15:paraId="50757E5A" w15:done="0"/>
  <w15:commentEx w15:paraId="5AE9CACA" w15:done="0"/>
  <w15:commentEx w15:paraId="72A02C66" w15:paraIdParent="5AE9CACA" w15:done="0"/>
  <w15:commentEx w15:paraId="30AEB76F" w15:paraIdParent="5AE9CACA" w15:done="0"/>
  <w15:commentEx w15:paraId="599EEE24" w15:done="0"/>
  <w15:commentEx w15:paraId="21EFCB36" w15:done="0"/>
  <w15:commentEx w15:paraId="700FAD79" w15:done="0"/>
  <w15:commentEx w15:paraId="4114CCC8" w15:done="0"/>
  <w15:commentEx w15:paraId="10BAAC61" w15:done="0"/>
  <w15:commentEx w15:paraId="090A3CDA" w15:paraIdParent="10BAAC61" w15:done="0"/>
  <w15:commentEx w15:paraId="07B26822" w15:done="0"/>
  <w15:commentEx w15:paraId="4BD737AC" w15:done="0"/>
  <w15:commentEx w15:paraId="6BB7DDB6" w15:done="0"/>
  <w15:commentEx w15:paraId="6DF4F15A" w15:done="0"/>
  <w15:commentEx w15:paraId="162A119D" w15:done="0"/>
  <w15:commentEx w15:paraId="22291B3E" w15:done="0"/>
  <w15:commentEx w15:paraId="1A3E58AE" w15:done="0"/>
  <w15:commentEx w15:paraId="621656DC" w15:done="0"/>
  <w15:commentEx w15:paraId="17297A87" w15:done="0"/>
  <w15:commentEx w15:paraId="03F597A4" w15:done="0"/>
  <w15:commentEx w15:paraId="6BC2CA40" w15:done="0"/>
  <w15:commentEx w15:paraId="1F66C045" w15:done="0"/>
  <w15:commentEx w15:paraId="382CE9B2" w15:done="0"/>
  <w15:commentEx w15:paraId="36581B06" w15:paraIdParent="382CE9B2" w15:done="0"/>
  <w15:commentEx w15:paraId="6C08CA94" w15:paraIdParent="382CE9B2" w15:done="0"/>
  <w15:commentEx w15:paraId="36BC4CAE" w15:done="0"/>
  <w15:commentEx w15:paraId="778C86CC" w15:done="0"/>
  <w15:commentEx w15:paraId="2E7D11C2" w15:done="0"/>
  <w15:commentEx w15:paraId="38863F04" w15:done="0"/>
  <w15:commentEx w15:paraId="412287F3" w15:done="0"/>
  <w15:commentEx w15:paraId="2ED301E5" w15:paraIdParent="412287F3" w15:done="0"/>
  <w15:commentEx w15:paraId="6CD26063" w15:done="0"/>
  <w15:commentEx w15:paraId="19EC6D08" w15:done="0"/>
  <w15:commentEx w15:paraId="32C23A73" w15:paraIdParent="19EC6D08" w15:done="0"/>
  <w15:commentEx w15:paraId="546A4795" w15:done="0"/>
  <w15:commentEx w15:paraId="704A0C57" w15:done="0"/>
  <w15:commentEx w15:paraId="4673DA7A" w15:done="0"/>
  <w15:commentEx w15:paraId="1212D927" w15:paraIdParent="4673DA7A" w15:done="0"/>
  <w15:commentEx w15:paraId="49695AFF" w15:done="0"/>
  <w15:commentEx w15:paraId="22980508" w15:done="0"/>
  <w15:commentEx w15:paraId="6495B790" w15:paraIdParent="22980508" w15:done="0"/>
  <w15:commentEx w15:paraId="504E33ED" w15:done="0"/>
  <w15:commentEx w15:paraId="3DD7B70F" w15:paraIdParent="504E33ED" w15:done="0"/>
  <w15:commentEx w15:paraId="632B5778" w15:paraIdParent="504E33ED" w15:done="0"/>
  <w15:commentEx w15:paraId="67DBF103" w15:done="0"/>
  <w15:commentEx w15:paraId="7FF3A5CF" w15:paraIdParent="67DBF103" w15:done="0"/>
  <w15:commentEx w15:paraId="6C072CBD" w15:done="0"/>
  <w15:commentEx w15:paraId="7F298ED1" w15:done="0"/>
  <w15:commentEx w15:paraId="2A5D4BBC" w15:done="0"/>
  <w15:commentEx w15:paraId="19308DA6" w15:done="0"/>
  <w15:commentEx w15:paraId="5D8AB9BC" w15:done="0"/>
  <w15:commentEx w15:paraId="691B80AE" w15:done="1"/>
  <w15:commentEx w15:paraId="7C5CE12D" w15:done="0"/>
  <w15:commentEx w15:paraId="62B39353" w15:done="0"/>
  <w15:commentEx w15:paraId="3BA3DD8D" w15:done="0"/>
  <w15:commentEx w15:paraId="3F508F7F" w15:done="0"/>
  <w15:commentEx w15:paraId="0CF87E9D" w15:done="0"/>
  <w15:commentEx w15:paraId="0E822BC7" w15:done="0"/>
  <w15:commentEx w15:paraId="43996139" w15:done="0"/>
  <w15:commentEx w15:paraId="7073D070" w15:done="0"/>
  <w15:commentEx w15:paraId="46BC8A7F" w15:done="0"/>
  <w15:commentEx w15:paraId="1BB4EEDB" w15:done="0"/>
  <w15:commentEx w15:paraId="4AF5455C" w15:done="0"/>
  <w15:commentEx w15:paraId="157B8939" w15:done="0"/>
  <w15:commentEx w15:paraId="01556D8E" w15:done="0"/>
  <w15:commentEx w15:paraId="6CF6D56A" w15:done="0"/>
  <w15:commentEx w15:paraId="445B42AE" w15:done="0"/>
  <w15:commentEx w15:paraId="2C9D28CC" w15:paraIdParent="445B42AE" w15:done="0"/>
  <w15:commentEx w15:paraId="1BE339E0" w15:done="0"/>
  <w15:commentEx w15:paraId="713154EB" w15:done="0"/>
  <w15:commentEx w15:paraId="67FB20BB" w15:paraIdParent="713154EB" w15:done="0"/>
  <w15:commentEx w15:paraId="5C85F61F" w15:paraIdParent="713154EB" w15:done="0"/>
  <w15:commentEx w15:paraId="7DBE259B" w15:done="0"/>
  <w15:commentEx w15:paraId="1079E094" w15:done="1"/>
  <w15:commentEx w15:paraId="06302539" w15:paraIdParent="1079E094" w15:done="0"/>
  <w15:commentEx w15:paraId="7E323396" w15:done="0"/>
  <w15:commentEx w15:paraId="6517D7AB" w15:done="0"/>
  <w15:commentEx w15:paraId="04858783" w15:done="0"/>
  <w15:commentEx w15:paraId="33EA3728" w15:paraIdParent="04858783" w15:done="0"/>
  <w15:commentEx w15:paraId="03F928A6" w15:paraIdParent="04858783" w15:done="0"/>
  <w15:commentEx w15:paraId="5A2CF591" w15:paraIdParent="04858783" w15:done="0"/>
  <w15:commentEx w15:paraId="2A213F49" w15:done="0"/>
  <w15:commentEx w15:paraId="6C09D85E" w15:done="0"/>
  <w15:commentEx w15:paraId="6D5B1794" w15:done="0"/>
  <w15:commentEx w15:paraId="3328C5DD" w15:done="0"/>
  <w15:commentEx w15:paraId="57EF155A" w15:done="0"/>
  <w15:commentEx w15:paraId="2D87DF52" w15:done="0"/>
  <w15:commentEx w15:paraId="14E3C4EB" w15:done="0"/>
  <w15:commentEx w15:paraId="0B3DC892" w15:done="0"/>
  <w15:commentEx w15:paraId="244A72AA" w15:done="0"/>
  <w15:commentEx w15:paraId="0ED45375" w15:done="0"/>
  <w15:commentEx w15:paraId="292BF648" w15:done="0"/>
  <w15:commentEx w15:paraId="0A0451FA" w15:paraIdParent="292BF648" w15:done="0"/>
  <w15:commentEx w15:paraId="5A3BB78B" w15:done="0"/>
  <w15:commentEx w15:paraId="423A3BDD" w15:done="0"/>
  <w15:commentEx w15:paraId="6F1491D8" w15:done="0"/>
  <w15:commentEx w15:paraId="7197BD94" w15:paraIdParent="6F1491D8" w15:done="0"/>
  <w15:commentEx w15:paraId="5997395A" w15:done="0"/>
  <w15:commentEx w15:paraId="242158D8" w15:done="0"/>
  <w15:commentEx w15:paraId="1D22DAEA" w15:paraIdParent="242158D8" w15:done="0"/>
  <w15:commentEx w15:paraId="79768956" w15:done="0"/>
  <w15:commentEx w15:paraId="111F30B8" w15:done="0"/>
  <w15:commentEx w15:paraId="4DAAE646" w15:done="0"/>
  <w15:commentEx w15:paraId="2AEA9911" w15:done="0"/>
  <w15:commentEx w15:paraId="6EF079C3" w15:done="0"/>
  <w15:commentEx w15:paraId="362C86E7" w15:paraIdParent="6EF079C3" w15:done="0"/>
  <w15:commentEx w15:paraId="3B3603D1" w15:done="0"/>
  <w15:commentEx w15:paraId="6748D698" w15:paraIdParent="3B3603D1" w15:done="0"/>
  <w15:commentEx w15:paraId="0A59EE51" w15:done="0"/>
  <w15:commentEx w15:paraId="530CEB7F" w15:done="0"/>
  <w15:commentEx w15:paraId="3B18570C" w15:paraIdParent="530CEB7F" w15:done="0"/>
  <w15:commentEx w15:paraId="02766FA2" w15:paraIdParent="530CEB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3038DF" w16cex:dateUtc="2025-10-20T13:33:00Z">
    <w16cex:extLst>
      <w16:ext w16:uri="{CE6994B0-6A32-4C9F-8C6B-6E91EDA988CE}">
        <cr:reactions xmlns:cr="http://schemas.microsoft.com/office/comments/2020/reactions">
          <cr:reaction reactionType="1">
            <cr:reactionInfo dateUtc="2025-10-24T06:37:10Z">
              <cr:user userId="Boye William" userProvider="None" userName="Boye William"/>
            </cr:reactionInfo>
            <cr:reactionInfo dateUtc="2025-10-29T07:31:07Z">
              <cr:user userId="Casanova Flurin" userProvider="None" userName="Casanova Flurin"/>
            </cr:reactionInfo>
          </cr:reaction>
        </cr:reactions>
      </w16:ext>
    </w16cex:extLst>
  </w16cex:commentExtensible>
  <w16cex:commentExtensible w16cex:durableId="77785CF0" w16cex:dateUtc="2025-10-28T12:49:00Z"/>
  <w16cex:commentExtensible w16cex:durableId="727BCF66" w16cex:dateUtc="2025-10-28T14:31:00Z"/>
  <w16cex:commentExtensible w16cex:durableId="1177EA8B" w16cex:dateUtc="2025-10-27T09:07:00Z"/>
  <w16cex:commentExtensible w16cex:durableId="64A4C4CD" w16cex:dateUtc="2025-10-28T14:33:00Z"/>
  <w16cex:commentExtensible w16cex:durableId="0E13C247" w16cex:dateUtc="2025-10-27T09:10:00Z"/>
  <w16cex:commentExtensible w16cex:durableId="17EB9D7F" w16cex:dateUtc="2025-10-27T15:35:00Z"/>
  <w16cex:commentExtensible w16cex:durableId="411DE882" w16cex:dateUtc="2025-10-27T09:10:00Z"/>
  <w16cex:commentExtensible w16cex:durableId="3C851439" w16cex:dateUtc="2025-07-14T16:38:00Z"/>
  <w16cex:commentExtensible w16cex:durableId="3E9D2BDD" w16cex:dateUtc="2025-07-17T06:11:00Z"/>
  <w16cex:commentExtensible w16cex:durableId="39AA015A" w16cex:dateUtc="2025-07-24T07:47:00Z"/>
  <w16cex:commentExtensible w16cex:durableId="6C645FB5" w16cex:dateUtc="2025-10-13T09:35:00Z"/>
  <w16cex:commentExtensible w16cex:durableId="51D9F646" w16cex:dateUtc="2025-10-27T09:19:00Z">
    <w16cex:extLst>
      <w16:ext w16:uri="{CE6994B0-6A32-4C9F-8C6B-6E91EDA988CE}">
        <cr:reactions xmlns:cr="http://schemas.microsoft.com/office/comments/2020/reactions">
          <cr:reaction reactionType="1">
            <cr:reactionInfo dateUtc="2025-10-30T07:30:42Z">
              <cr:user userId="Schmidt Michael" userProvider="None" userName="Schmidt Michael"/>
            </cr:reactionInfo>
          </cr:reaction>
        </cr:reactions>
      </w16:ext>
    </w16cex:extLst>
  </w16cex:commentExtensible>
  <w16cex:commentExtensible w16cex:durableId="3D31A7F7" w16cex:dateUtc="2025-10-28T13:06:00Z"/>
  <w16cex:commentExtensible w16cex:durableId="26488A7E" w16cex:dateUtc="2025-10-29T14:01:00Z"/>
  <w16cex:commentExtensible w16cex:durableId="73046160" w16cex:dateUtc="2025-10-29T07:24:00Z">
    <w16cex:extLst>
      <w16:ext w16:uri="{CE6994B0-6A32-4C9F-8C6B-6E91EDA988CE}">
        <cr:reactions xmlns:cr="http://schemas.microsoft.com/office/comments/2020/reactions">
          <cr:reaction reactionType="1">
            <cr:reactionInfo dateUtc="2025-10-29T10:10:47Z">
              <cr:user userId="Schregenberger Daniel" userProvider="None" userName="Schregenberger Daniel"/>
            </cr:reactionInfo>
          </cr:reaction>
        </cr:reactions>
      </w16:ext>
    </w16cex:extLst>
  </w16cex:commentExtensible>
  <w16cex:commentExtensible w16cex:durableId="28DEBD73" w16cex:dateUtc="2025-10-20T13:26:00Z"/>
  <w16cex:commentExtensible w16cex:durableId="4F6FE895" w16cex:dateUtc="2025-10-20T13:26:00Z"/>
  <w16cex:commentExtensible w16cex:durableId="2FEAAA83" w16cex:dateUtc="2025-11-03T08:34:00Z"/>
  <w16cex:commentExtensible w16cex:durableId="0738B05C" w16cex:dateUtc="2025-11-03T08:34:00Z"/>
  <w16cex:commentExtensible w16cex:durableId="1F413899" w16cex:dateUtc="2025-10-29T14:02:00Z"/>
  <w16cex:commentExtensible w16cex:durableId="4083E35E" w16cex:dateUtc="2025-10-20T13:39:00Z">
    <w16cex:extLst>
      <w16:ext w16:uri="{CE6994B0-6A32-4C9F-8C6B-6E91EDA988CE}">
        <cr:reactions xmlns:cr="http://schemas.microsoft.com/office/comments/2020/reactions">
          <cr:reaction reactionType="1">
            <cr:reactionInfo dateUtc="2025-10-27T13:22:23Z">
              <cr:user userId="Schregenberger Daniel" userProvider="None" userName="Schregenberger Daniel"/>
            </cr:reactionInfo>
            <cr:reactionInfo dateUtc="2025-10-28T12:14:05Z">
              <cr:user userId="Ludwig Thomas" userProvider="None" userName="Ludwig Thomas"/>
            </cr:reactionInfo>
          </cr:reaction>
        </cr:reactions>
      </w16:ext>
    </w16cex:extLst>
  </w16cex:commentExtensible>
  <w16cex:commentExtensible w16cex:durableId="0BF4FAD8" w16cex:dateUtc="2025-10-30T08:17:00Z"/>
  <w16cex:commentExtensible w16cex:durableId="4CACEF1E" w16cex:dateUtc="2025-10-27T13:56:00Z">
    <w16cex:extLst>
      <w16:ext w16:uri="{CE6994B0-6A32-4C9F-8C6B-6E91EDA988CE}">
        <cr:reactions xmlns:cr="http://schemas.microsoft.com/office/comments/2020/reactions">
          <cr:reaction reactionType="1">
            <cr:reactionInfo dateUtc="2025-10-28T12:55:48Z">
              <cr:user userId="Schregenberger Daniel" userProvider="None" userName="Schregenberger Daniel"/>
            </cr:reactionInfo>
          </cr:reaction>
        </cr:reactions>
      </w16:ext>
    </w16cex:extLst>
  </w16cex:commentExtensible>
  <w16cex:commentExtensible w16cex:durableId="08D831DE" w16cex:dateUtc="2025-10-28T14:37:00Z"/>
  <w16cex:commentExtensible w16cex:durableId="33EDC730" w16cex:dateUtc="2025-10-20T13:42:00Z"/>
  <w16cex:commentExtensible w16cex:durableId="3C85AF02" w16cex:dateUtc="2025-10-29T07:25:00Z"/>
  <w16cex:commentExtensible w16cex:durableId="6B0C68A3" w16cex:dateUtc="2025-10-27T13:57:00Z">
    <w16cex:extLst>
      <w16:ext w16:uri="{CE6994B0-6A32-4C9F-8C6B-6E91EDA988CE}">
        <cr:reactions xmlns:cr="http://schemas.microsoft.com/office/comments/2020/reactions">
          <cr:reaction reactionType="1">
            <cr:reactionInfo dateUtc="2025-10-28T12:55:49Z">
              <cr:user userId="Schregenberger Daniel" userProvider="None" userName="Schregenberger Daniel"/>
            </cr:reactionInfo>
          </cr:reaction>
        </cr:reactions>
      </w16:ext>
    </w16cex:extLst>
  </w16cex:commentExtensible>
  <w16cex:commentExtensible w16cex:durableId="44CA6C50" w16cex:dateUtc="2025-10-28T14:38:00Z"/>
  <w16cex:commentExtensible w16cex:durableId="59CD2EFE" w16cex:dateUtc="2025-10-29T14:02:00Z"/>
  <w16cex:commentExtensible w16cex:durableId="29BAD2B8" w16cex:dateUtc="2025-10-27T13:54:00Z">
    <w16cex:extLst>
      <w16:ext w16:uri="{CE6994B0-6A32-4C9F-8C6B-6E91EDA988CE}">
        <cr:reactions xmlns:cr="http://schemas.microsoft.com/office/comments/2020/reactions">
          <cr:reaction reactionType="1">
            <cr:reactionInfo dateUtc="2025-10-29T07:26:19Z">
              <cr:user userId="Nufer Isabel" userProvider="None" userName="Nufer Isabel"/>
            </cr:reactionInfo>
          </cr:reaction>
        </cr:reactions>
      </w16:ext>
    </w16cex:extLst>
  </w16cex:commentExtensible>
  <w16cex:commentExtensible w16cex:durableId="4BB6B2DD" w16cex:dateUtc="2025-10-27T09:35:00Z">
    <w16cex:extLst>
      <w16:ext w16:uri="{CE6994B0-6A32-4C9F-8C6B-6E91EDA988CE}">
        <cr:reactions xmlns:cr="http://schemas.microsoft.com/office/comments/2020/reactions">
          <cr:reaction reactionType="1">
            <cr:reactionInfo dateUtc="2025-10-29T07:26:20Z">
              <cr:user userId="Nufer Isabel" userProvider="None" userName="Nufer Isabel"/>
            </cr:reactionInfo>
            <cr:reactionInfo dateUtc="2025-10-30T08:22:00Z">
              <cr:user userId="Schmidt Michael" userProvider="None" userName="Schmidt Michael"/>
            </cr:reactionInfo>
          </cr:reaction>
        </cr:reactions>
      </w16:ext>
    </w16cex:extLst>
  </w16cex:commentExtensible>
  <w16cex:commentExtensible w16cex:durableId="59EDD90A" w16cex:dateUtc="2025-10-29T14:03:00Z"/>
  <w16cex:commentExtensible w16cex:durableId="0D1B1915" w16cex:dateUtc="2025-07-10T10:55:00Z"/>
  <w16cex:commentExtensible w16cex:durableId="6E624566" w16cex:dateUtc="2025-10-29T14:04:00Z"/>
  <w16cex:commentExtensible w16cex:durableId="5D547919" w16cex:dateUtc="2025-10-27T09:42:00Z"/>
  <w16cex:commentExtensible w16cex:durableId="2EEC577F" w16cex:dateUtc="2025-10-29T14:04:00Z"/>
  <w16cex:commentExtensible w16cex:durableId="59FBEABD" w16cex:dateUtc="2025-10-27T09:46:00Z"/>
  <w16cex:commentExtensible w16cex:durableId="09B60F90" w16cex:dateUtc="2025-10-28T13:02:00Z"/>
  <w16cex:commentExtensible w16cex:durableId="2444C03F" w16cex:dateUtc="2025-10-29T07:41:00Z"/>
  <w16cex:commentExtensible w16cex:durableId="39A6E876" w16cex:dateUtc="2025-10-28T12:27:00Z"/>
  <w16cex:commentExtensible w16cex:durableId="246E16A9" w16cex:dateUtc="2025-10-30T08:27:00Z"/>
  <w16cex:commentExtensible w16cex:durableId="5DB2BADB" w16cex:dateUtc="2025-10-29T14:05:00Z"/>
  <w16cex:commentExtensible w16cex:durableId="0048F545" w16cex:dateUtc="2025-10-29T07:42:00Z"/>
  <w16cex:commentExtensible w16cex:durableId="2F536DA8" w16cex:dateUtc="2025-10-23T14:16:00Z"/>
  <w16cex:commentExtensible w16cex:durableId="5E02342B" w16cex:dateUtc="2025-10-28T13:11:00Z"/>
  <w16cex:commentExtensible w16cex:durableId="5E49C7AB" w16cex:dateUtc="2025-10-20T14:02:00Z">
    <w16cex:extLst>
      <w16:ext w16:uri="{CE6994B0-6A32-4C9F-8C6B-6E91EDA988CE}">
        <cr:reactions xmlns:cr="http://schemas.microsoft.com/office/comments/2020/reactions">
          <cr:reaction reactionType="1">
            <cr:reactionInfo dateUtc="2025-10-23T14:17:34Z">
              <cr:user userId="Schmid Christian" userProvider="None" userName="Schmid Christian"/>
            </cr:reactionInfo>
            <cr:reactionInfo dateUtc="2025-10-30T08:33:53Z">
              <cr:user userId="Schmidt Michael" userProvider="None" userName="Schmidt Michael"/>
            </cr:reactionInfo>
          </cr:reaction>
        </cr:reactions>
      </w16:ext>
    </w16cex:extLst>
  </w16cex:commentExtensible>
  <w16cex:commentExtensible w16cex:durableId="3C609370" w16cex:dateUtc="2025-10-29T14:07:00Z"/>
  <w16cex:commentExtensible w16cex:durableId="68B31A53" w16cex:dateUtc="2025-10-20T14:00:00Z">
    <w16cex:extLst>
      <w16:ext w16:uri="{CE6994B0-6A32-4C9F-8C6B-6E91EDA988CE}">
        <cr:reactions xmlns:cr="http://schemas.microsoft.com/office/comments/2020/reactions">
          <cr:reaction reactionType="1">
            <cr:reactionInfo dateUtc="2025-10-23T14:17:44Z">
              <cr:user userId="Schmid Christian" userProvider="None" userName="Schmid Christian"/>
            </cr:reactionInfo>
          </cr:reaction>
        </cr:reactions>
      </w16:ext>
    </w16cex:extLst>
  </w16cex:commentExtensible>
  <w16cex:commentExtensible w16cex:durableId="4C8852DA" w16cex:dateUtc="2025-10-27T13:52:00Z"/>
  <w16cex:commentExtensible w16cex:durableId="05EC0CA1" w16cex:dateUtc="2025-10-29T14:07:00Z"/>
  <w16cex:commentExtensible w16cex:durableId="364C15F6" w16cex:dateUtc="2025-10-23T14:18:00Z"/>
  <w16cex:commentExtensible w16cex:durableId="12A5A9D9" w16cex:dateUtc="2025-10-30T08:41:00Z"/>
  <w16cex:commentExtensible w16cex:durableId="0F5CF16F" w16cex:dateUtc="2025-10-20T14:06:00Z"/>
  <w16cex:commentExtensible w16cex:durableId="7217013C" w16cex:dateUtc="2025-10-27T09:59:00Z"/>
  <w16cex:commentExtensible w16cex:durableId="729D2299" w16cex:dateUtc="2025-10-28T13:18:00Z"/>
  <w16cex:commentExtensible w16cex:durableId="78BB73A5" w16cex:dateUtc="2025-10-27T13:59:00Z">
    <w16cex:extLst>
      <w16:ext w16:uri="{CE6994B0-6A32-4C9F-8C6B-6E91EDA988CE}">
        <cr:reactions xmlns:cr="http://schemas.microsoft.com/office/comments/2020/reactions">
          <cr:reaction reactionType="1">
            <cr:reactionInfo dateUtc="2025-10-29T09:19:15Z">
              <cr:user userId="Nufer Isabel" userProvider="None" userName="Nufer Isabel"/>
            </cr:reactionInfo>
            <cr:reactionInfo dateUtc="2025-10-29T10:13:07Z">
              <cr:user userId="Casanova Flurin" userProvider="None" userName="Casanova Flurin"/>
            </cr:reactionInfo>
          </cr:reaction>
        </cr:reactions>
      </w16:ext>
    </w16cex:extLst>
  </w16cex:commentExtensible>
  <w16cex:commentExtensible w16cex:durableId="0E766F33" w16cex:dateUtc="2025-10-30T08:44:00Z"/>
  <w16cex:commentExtensible w16cex:durableId="6E46F68E" w16cex:dateUtc="2025-10-14T12:49:00Z"/>
  <w16cex:commentExtensible w16cex:durableId="6D66BC58" w16cex:dateUtc="2025-10-15T06:20:00Z"/>
  <w16cex:commentExtensible w16cex:durableId="05D99D7D" w16cex:dateUtc="2025-10-20T09:01:00Z"/>
  <w16cex:commentExtensible w16cex:durableId="4B48E39C" w16cex:dateUtc="2025-10-30T10:19:00Z"/>
  <w16cex:commentExtensible w16cex:durableId="30089234" w16cex:dateUtc="2025-10-21T08:58:00Z">
    <w16cex:extLst>
      <w16:ext w16:uri="{CE6994B0-6A32-4C9F-8C6B-6E91EDA988CE}">
        <cr:reactions xmlns:cr="http://schemas.microsoft.com/office/comments/2020/reactions">
          <cr:reaction reactionType="1">
            <cr:reactionInfo dateUtc="2025-10-29T09:20:27Z">
              <cr:user userId="Nufer Isabel" userProvider="None" userName="Nufer Isabel"/>
            </cr:reactionInfo>
          </cr:reaction>
        </cr:reactions>
      </w16:ext>
    </w16cex:extLst>
  </w16cex:commentExtensible>
  <w16cex:commentExtensible w16cex:durableId="21AF9EC1" w16cex:dateUtc="2025-10-20T16:35:00Z"/>
  <w16cex:commentExtensible w16cex:durableId="00933426" w16cex:dateUtc="2025-10-27T13:59:00Z"/>
  <w16cex:commentExtensible w16cex:durableId="1FEFA614" w16cex:dateUtc="2025-10-21T08:59:00Z"/>
  <w16cex:commentExtensible w16cex:durableId="655493A7" w16cex:dateUtc="2025-10-29T14:09:00Z"/>
  <w16cex:commentExtensible w16cex:durableId="01083EDF" w16cex:dateUtc="2025-10-27T14:00:00Z"/>
  <w16cex:commentExtensible w16cex:durableId="574F364F" w16cex:dateUtc="2025-10-29T10:08:00Z"/>
  <w16cex:commentExtensible w16cex:durableId="7DDB72E3" w16cex:dateUtc="2025-10-28T13:31:00Z"/>
  <w16cex:commentExtensible w16cex:durableId="1F41F13C" w16cex:dateUtc="2025-10-20T16:40:00Z">
    <w16cex:extLst>
      <w16:ext w16:uri="{CE6994B0-6A32-4C9F-8C6B-6E91EDA988CE}">
        <cr:reactions xmlns:cr="http://schemas.microsoft.com/office/comments/2020/reactions">
          <cr:reaction reactionType="1">
            <cr:reactionInfo dateUtc="2025-10-28T13:25:51Z">
              <cr:user userId="Schregenberger Daniel" userProvider="None" userName="Schregenberger Daniel"/>
            </cr:reactionInfo>
            <cr:reactionInfo dateUtc="2025-10-30T08:44:50Z">
              <cr:user userId="Schmidt Michael" userProvider="None" userName="Schmidt Michael"/>
            </cr:reactionInfo>
          </cr:reaction>
        </cr:reactions>
      </w16:ext>
    </w16cex:extLst>
  </w16cex:commentExtensible>
  <w16cex:commentExtensible w16cex:durableId="509BDCA7" w16cex:dateUtc="2025-10-28T13:35:00Z"/>
  <w16cex:commentExtensible w16cex:durableId="047D7847" w16cex:dateUtc="2025-10-29T09:25:00Z"/>
  <w16cex:commentExtensible w16cex:durableId="117D7E7A" w16cex:dateUtc="2025-10-21T09:00:00Z"/>
  <w16cex:commentExtensible w16cex:durableId="0D10C789" w16cex:dateUtc="2025-10-30T08:49:00Z"/>
  <w16cex:commentExtensible w16cex:durableId="454BD29C" w16cex:dateUtc="2025-10-23T14:19:00Z"/>
  <w16cex:commentExtensible w16cex:durableId="1FD73CB6" w16cex:dateUtc="2025-10-21T09:04:00Z"/>
  <w16cex:commentExtensible w16cex:durableId="2831B996" w16cex:dateUtc="2025-10-21T09:02:00Z"/>
  <w16cex:commentExtensible w16cex:durableId="65A9FAC6" w16cex:dateUtc="2025-10-23T14:19:00Z"/>
  <w16cex:commentExtensible w16cex:durableId="16D873F2" w16cex:dateUtc="2025-10-27T10:31:00Z"/>
  <w16cex:commentExtensible w16cex:durableId="4FD30DA2" w16cex:dateUtc="2025-10-29T10:17:00Z"/>
  <w16cex:commentExtensible w16cex:durableId="67372669" w16cex:dateUtc="2025-10-31T09:13:00Z"/>
  <w16cex:commentExtensible w16cex:durableId="6A052885" w16cex:dateUtc="2025-11-03T08:40:00Z"/>
  <w16cex:commentExtensible w16cex:durableId="5C64587A" w16cex:dateUtc="2025-10-27T14:04:00Z"/>
  <w16cex:commentExtensible w16cex:durableId="3FEC0C56" w16cex:dateUtc="2025-10-21T09:04:00Z"/>
  <w16cex:commentExtensible w16cex:durableId="38CD8AAA" w16cex:dateUtc="2025-10-27T10:34:00Z">
    <w16cex:extLst>
      <w16:ext w16:uri="{CE6994B0-6A32-4C9F-8C6B-6E91EDA988CE}">
        <cr:reactions xmlns:cr="http://schemas.microsoft.com/office/comments/2020/reactions">
          <cr:reaction reactionType="1">
            <cr:reactionInfo dateUtc="2025-10-27T14:04:51Z">
              <cr:user userId="Schregenberger Daniel" userProvider="None" userName="Schregenberger Daniel"/>
            </cr:reactionInfo>
          </cr:reaction>
        </cr:reactions>
      </w16:ext>
    </w16cex:extLst>
  </w16cex:commentExtensible>
  <w16cex:commentExtensible w16cex:durableId="70F19DD3" w16cex:dateUtc="2025-10-29T10:05:00Z"/>
  <w16cex:commentExtensible w16cex:durableId="08266ABD" w16cex:dateUtc="2025-10-28T15:54:00Z"/>
  <w16cex:commentExtensible w16cex:durableId="10657343" w16cex:dateUtc="2025-10-20T17:05:00Z"/>
  <w16cex:commentExtensible w16cex:durableId="7F11014C" w16cex:dateUtc="2025-10-28T10:27:00Z"/>
  <w16cex:commentExtensible w16cex:durableId="1E05BCB8" w16cex:dateUtc="2025-10-20T17:08:00Z"/>
  <w16cex:commentExtensible w16cex:durableId="003F569D" w16cex:dateUtc="2025-10-20T17:10:00Z"/>
  <w16cex:commentExtensible w16cex:durableId="71045168" w16cex:dateUtc="2025-11-03T08:41:00Z"/>
  <w16cex:commentExtensible w16cex:durableId="2CF15535" w16cex:dateUtc="2025-11-03T08:42:00Z"/>
  <w16cex:commentExtensible w16cex:durableId="65FF0720" w16cex:dateUtc="2025-10-30T08:55:00Z"/>
  <w16cex:commentExtensible w16cex:durableId="084B094F" w16cex:dateUtc="2025-10-30T08:51:00Z"/>
  <w16cex:commentExtensible w16cex:durableId="06780712" w16cex:dateUtc="2025-10-29T10:39:00Z"/>
  <w16cex:commentExtensible w16cex:durableId="5D5A6AFB" w16cex:dateUtc="2025-10-21T09:09:00Z"/>
  <w16cex:commentExtensible w16cex:durableId="28E78BCB" w16cex:dateUtc="2025-10-21T09:10:00Z"/>
  <w16cex:commentExtensible w16cex:durableId="6C0E8178" w16cex:dateUtc="2025-10-24T07:22:00Z"/>
  <w16cex:commentExtensible w16cex:durableId="23A7FD2F" w16cex:dateUtc="2025-10-28T16:00:00Z"/>
  <w16cex:commentExtensible w16cex:durableId="7D7A2F25" w16cex:dateUtc="2025-10-20T18:21:00Z"/>
  <w16cex:commentExtensible w16cex:durableId="16FCA755" w16cex:dateUtc="2025-11-03T08:45:00Z"/>
  <w16cex:commentExtensible w16cex:durableId="33628EF9" w16cex:dateUtc="2025-10-28T15:58:00Z"/>
  <w16cex:commentExtensible w16cex:durableId="6DA704E7" w16cex:dateUtc="2025-10-31T07:46:00Z"/>
  <w16cex:commentExtensible w16cex:durableId="1EC0C2AA" w16cex:dateUtc="2025-10-21T09:23:00Z">
    <w16cex:extLst>
      <w16:ext w16:uri="{CE6994B0-6A32-4C9F-8C6B-6E91EDA988CE}">
        <cr:reactions xmlns:cr="http://schemas.microsoft.com/office/comments/2020/reactions">
          <cr:reaction reactionType="1">
            <cr:reactionInfo dateUtc="2025-10-24T07:24:42Z">
              <cr:user userId="Boye William" userProvider="None" userName="Boye William"/>
            </cr:reactionInfo>
            <cr:reactionInfo dateUtc="2025-10-30T08:56:47Z">
              <cr:user userId="Schmidt Michael" userProvider="None" userName="Schmidt Michael"/>
            </cr:reactionInfo>
          </cr:reaction>
        </cr:reactions>
      </w16:ext>
    </w16cex:extLst>
  </w16cex:commentExtensible>
  <w16cex:commentExtensible w16cex:durableId="192F2FEA" w16cex:dateUtc="2025-10-30T08:57:00Z"/>
  <w16cex:commentExtensible w16cex:durableId="060DFEA8" w16cex:dateUtc="2025-10-20T18:01:00Z"/>
  <w16cex:commentExtensible w16cex:durableId="489AF837" w16cex:dateUtc="2025-10-21T09:24:00Z"/>
  <w16cex:commentExtensible w16cex:durableId="2E33AF46" w16cex:dateUtc="2025-10-28T16:02:00Z"/>
  <w16cex:commentExtensible w16cex:durableId="3AB7DEDB" w16cex:dateUtc="2025-10-20T17:55:00Z"/>
  <w16cex:commentExtensible w16cex:durableId="4CBFEDAC" w16cex:dateUtc="2025-10-27T14:12:00Z"/>
  <w16cex:commentExtensible w16cex:durableId="59098046" w16cex:dateUtc="2025-10-28T14:56:00Z"/>
  <w16cex:commentExtensible w16cex:durableId="7B3C0632" w16cex:dateUtc="2025-10-27T15:37:00Z"/>
  <w16cex:commentExtensible w16cex:durableId="2F479CA0" w16cex:dateUtc="2025-10-28T14:56:00Z"/>
  <w16cex:commentExtensible w16cex:durableId="04C152F9" w16cex:dateUtc="2025-10-23T14:20:00Z"/>
  <w16cex:commentExtensible w16cex:durableId="3383D6B2" w16cex:dateUtc="2025-10-21T09:27:00Z"/>
  <w16cex:commentExtensible w16cex:durableId="7BE55AFC" w16cex:dateUtc="2025-10-20T18:16:00Z"/>
  <w16cex:commentExtensible w16cex:durableId="549F1453" w16cex:dateUtc="2025-10-21T09:25:00Z"/>
  <w16cex:commentExtensible w16cex:durableId="77807C03" w16cex:dateUtc="2025-10-21T09:27:00Z"/>
  <w16cex:commentExtensible w16cex:durableId="7BFAEF39" w16cex:dateUtc="2025-10-20T18:04:00Z"/>
  <w16cex:commentExtensible w16cex:durableId="4C6CB907" w16cex:dateUtc="2025-10-23T14:21:00Z"/>
  <w16cex:commentExtensible w16cex:durableId="1FE1C285" w16cex:dateUtc="2025-10-20T18:14:00Z"/>
  <w16cex:commentExtensible w16cex:durableId="299403B3" w16cex:dateUtc="2025-10-20T18:07:00Z"/>
  <w16cex:commentExtensible w16cex:durableId="172F4073" w16cex:dateUtc="2025-10-21T09:28:00Z"/>
  <w16cex:commentExtensible w16cex:durableId="2C632021" w16cex:dateUtc="2025-10-27T14:15:00Z">
    <w16cex:extLst>
      <w16:ext w16:uri="{CE6994B0-6A32-4C9F-8C6B-6E91EDA988CE}">
        <cr:reactions xmlns:cr="http://schemas.microsoft.com/office/comments/2020/reactions">
          <cr:reaction reactionType="1">
            <cr:reactionInfo dateUtc="2025-10-28T16:07:53Z">
              <cr:user userId="Schregenberger Daniel" userProvider="None" userName="Schregenberger Daniel"/>
            </cr:reactionInfo>
          </cr:reaction>
        </cr:reactions>
      </w16:ext>
    </w16cex:extLst>
  </w16cex:commentExtensible>
  <w16cex:commentExtensible w16cex:durableId="1DE96895" w16cex:dateUtc="2025-10-23T14:22:00Z"/>
  <w16cex:commentExtensible w16cex:durableId="78D63672" w16cex:dateUtc="2025-10-21T09:29:00Z"/>
  <w16cex:commentExtensible w16cex:durableId="5399C194" w16cex:dateUtc="2025-10-21T09:29:00Z"/>
  <w16cex:commentExtensible w16cex:durableId="762AE250" w16cex:dateUtc="2025-10-21T09:32:00Z"/>
  <w16cex:commentExtensible w16cex:durableId="6107F666" w16cex:dateUtc="2025-10-27T14:13:00Z"/>
  <w16cex:commentExtensible w16cex:durableId="206F8CEB" w16cex:dateUtc="2025-10-27T14:33:00Z"/>
  <w16cex:commentExtensible w16cex:durableId="3B1327BC" w16cex:dateUtc="2025-10-20T18:24:00Z"/>
  <w16cex:commentExtensible w16cex:durableId="1D8D7A0D" w16cex:dateUtc="2025-10-21T10:52:00Z">
    <w16cex:extLst>
      <w16:ext w16:uri="{CE6994B0-6A32-4C9F-8C6B-6E91EDA988CE}">
        <cr:reactions xmlns:cr="http://schemas.microsoft.com/office/comments/2020/reactions">
          <cr:reaction reactionType="1">
            <cr:reactionInfo dateUtc="2025-10-29T10:07:30Z">
              <cr:user userId="Nufer Isabel" userProvider="None" userName="Nufer Isabel"/>
            </cr:reactionInfo>
          </cr:reaction>
        </cr:reactions>
      </w16:ext>
    </w16cex:extLst>
  </w16cex:commentExtensible>
  <w16cex:commentExtensible w16cex:durableId="76212D81" w16cex:dateUtc="2025-11-03T08:47:00Z"/>
  <w16cex:commentExtensible w16cex:durableId="24675CA6" w16cex:dateUtc="2025-10-29T14:10:00Z"/>
  <w16cex:commentExtensible w16cex:durableId="73025419" w16cex:dateUtc="2025-10-30T09:39:00Z"/>
  <w16cex:commentExtensible w16cex:durableId="1EE62729" w16cex:dateUtc="2025-10-27T14:34:00Z"/>
  <w16cex:commentExtensible w16cex:durableId="33619F16" w16cex:dateUtc="2025-10-23T14:22:00Z">
    <w16cex:extLst>
      <w16:ext w16:uri="{CE6994B0-6A32-4C9F-8C6B-6E91EDA988CE}">
        <cr:reactions xmlns:cr="http://schemas.microsoft.com/office/comments/2020/reactions">
          <cr:reaction reactionType="1">
            <cr:reactionInfo dateUtc="2025-10-24T07:28:44Z">
              <cr:user userId="Boye William" userProvider="None" userName="Boye William"/>
            </cr:reactionInfo>
          </cr:reaction>
        </cr:reactions>
      </w16:ext>
    </w16cex:extLst>
  </w16cex:commentExtensible>
  <w16cex:commentExtensible w16cex:durableId="1287076A" w16cex:dateUtc="2025-10-27T15:19:00Z"/>
  <w16cex:commentExtensible w16cex:durableId="6B25998B" w16cex:dateUtc="2025-10-28T12:55:00Z"/>
  <w16cex:commentExtensible w16cex:durableId="40D28EA3" w16cex:dateUtc="2025-10-29T14:11:00Z"/>
  <w16cex:commentExtensible w16cex:durableId="08D5EE4A" w16cex:dateUtc="2025-10-20T18:27:00Z">
    <w16cex:extLst>
      <w16:ext w16:uri="{CE6994B0-6A32-4C9F-8C6B-6E91EDA988CE}">
        <cr:reactions xmlns:cr="http://schemas.microsoft.com/office/comments/2020/reactions">
          <cr:reaction reactionType="1">
            <cr:reactionInfo dateUtc="2025-10-29T09:58:13Z">
              <cr:user userId="Schregenberger Daniel" userProvider="None" userName="Schregenberger Daniel"/>
            </cr:reactionInfo>
          </cr:reaction>
        </cr:reactions>
      </w16:ext>
    </w16cex:extLst>
  </w16cex:commentExtensible>
  <w16cex:commentExtensible w16cex:durableId="1935A20F" w16cex:dateUtc="2025-10-29T09:58:00Z"/>
  <w16cex:commentExtensible w16cex:durableId="260B9FA5" w16cex:dateUtc="2025-10-20T18:30:00Z"/>
  <w16cex:commentExtensible w16cex:durableId="17C27E63" w16cex:dateUtc="2025-10-20T18:31:00Z"/>
  <w16cex:commentExtensible w16cex:durableId="27625689" w16cex:dateUtc="2025-10-20T18:35:00Z">
    <w16cex:extLst>
      <w16:ext w16:uri="{CE6994B0-6A32-4C9F-8C6B-6E91EDA988CE}">
        <cr:reactions xmlns:cr="http://schemas.microsoft.com/office/comments/2020/reactions">
          <cr:reaction reactionType="1">
            <cr:reactionInfo dateUtc="2025-10-27T14:41:04Z">
              <cr:user userId="Schregenberger Daniel" userProvider="None" userName="Schregenberger Daniel"/>
            </cr:reactionInfo>
          </cr:reaction>
        </cr:reactions>
      </w16:ext>
    </w16cex:extLst>
  </w16cex:commentExtensible>
  <w16cex:commentExtensible w16cex:durableId="7C6CE0E3" w16cex:dateUtc="2025-10-29T10:12:00Z"/>
  <w16cex:commentExtensible w16cex:durableId="1CA796A9" w16cex:dateUtc="2025-10-28T15:11:00Z"/>
  <w16cex:commentExtensible w16cex:durableId="4322D148" w16cex:dateUtc="2025-10-30T09:03:00Z"/>
  <w16cex:commentExtensible w16cex:durableId="32EB662C" w16cex:dateUtc="2025-10-23T14:23:00Z"/>
  <w16cex:commentExtensible w16cex:durableId="105AA034" w16cex:dateUtc="2025-10-29T10:00:00Z"/>
  <w16cex:commentExtensible w16cex:durableId="2CD5A398" w16cex:dateUtc="2025-10-29T10:17:00Z"/>
  <w16cex:commentExtensible w16cex:durableId="1CBC5C31" w16cex:dateUtc="2025-10-20T18:39:00Z">
    <w16cex:extLst>
      <w16:ext w16:uri="{CE6994B0-6A32-4C9F-8C6B-6E91EDA988CE}">
        <cr:reactions xmlns:cr="http://schemas.microsoft.com/office/comments/2020/reactions">
          <cr:reaction reactionType="1">
            <cr:reactionInfo dateUtc="2025-10-24T07:30:36Z">
              <cr:user userId="Boye William" userProvider="None" userName="Boye William"/>
            </cr:reactionInfo>
          </cr:reaction>
        </cr:reactions>
      </w16:ext>
    </w16cex:extLst>
  </w16cex:commentExtensible>
  <w16cex:commentExtensible w16cex:durableId="6B726E46" w16cex:dateUtc="2025-10-29T10:46:00Z"/>
  <w16cex:commentExtensible w16cex:durableId="6AC990D2" w16cex:dateUtc="2025-10-21T10:56:00Z"/>
  <w16cex:commentExtensible w16cex:durableId="1CB5D0A9" w16cex:dateUtc="2025-10-20T18:41:00Z"/>
  <w16cex:commentExtensible w16cex:durableId="79BD5D79" w16cex:dateUtc="2025-10-29T10:53:00Z"/>
  <w16cex:commentExtensible w16cex:durableId="0C088379" w16cex:dateUtc="2025-10-20T18:43:00Z"/>
  <w16cex:commentExtensible w16cex:durableId="33BEC9C9" w16cex:dateUtc="2025-10-29T10:04:00Z"/>
  <w16cex:commentExtensible w16cex:durableId="3599ABB7" w16cex:dateUtc="2025-10-23T14:23:00Z">
    <w16cex:extLst>
      <w16:ext w16:uri="{CE6994B0-6A32-4C9F-8C6B-6E91EDA988CE}">
        <cr:reactions xmlns:cr="http://schemas.microsoft.com/office/comments/2020/reactions">
          <cr:reaction reactionType="1">
            <cr:reactionInfo dateUtc="2025-10-24T07:33:00Z">
              <cr:user userId="Boye William" userProvider="None" userName="Boye William"/>
            </cr:reactionInfo>
          </cr:reaction>
        </cr:reactions>
      </w16:ext>
    </w16cex:extLst>
  </w16cex:commentExtensible>
  <w16cex:commentExtensible w16cex:durableId="24205541" w16cex:dateUtc="2025-10-27T15:27:00Z"/>
  <w16cex:commentExtensible w16cex:durableId="01121303" w16cex:dateUtc="2025-10-29T10:04:00Z"/>
  <w16cex:commentExtensible w16cex:durableId="7BCFAB59" w16cex:dateUtc="2025-10-29T10:22:00Z"/>
  <w16cex:commentExtensible w16cex:durableId="702C9FD1" w16cex:dateUtc="2025-10-14T12:52:00Z"/>
  <w16cex:commentExtensible w16cex:durableId="26FC65A4" w16cex:dateUtc="2025-10-15T06:48:00Z"/>
  <w16cex:commentExtensible w16cex:durableId="2AB7A4C5" w16cex:dateUtc="2025-10-27T15:30:00Z"/>
  <w16cex:commentExtensible w16cex:durableId="18DAEB2F" w16cex:dateUtc="2025-10-14T12:54:00Z"/>
  <w16cex:commentExtensible w16cex:durableId="2394C232" w16cex:dateUtc="2025-10-16T13:15:00Z"/>
  <w16cex:commentExtensible w16cex:durableId="104CB830" w16cex:dateUtc="2025-10-20T08:42:00Z"/>
  <w16cex:commentExtensible w16cex:durableId="7A1CB4BE" w16cex:dateUtc="2025-10-22T05:51:00Z"/>
  <w16cex:commentExtensible w16cex:durableId="29D8EB6F" w16cex:dateUtc="2025-10-22T05:49:00Z"/>
  <w16cex:commentExtensible w16cex:durableId="09CB07E5" w16cex:dateUtc="2025-10-27T13:42:00Z"/>
  <w16cex:commentExtensible w16cex:durableId="26A7CD27" w16cex:dateUtc="2025-10-20T08:37:00Z"/>
  <w16cex:commentExtensible w16cex:durableId="37967CDC" w16cex:dateUtc="2025-10-29T14:45:00Z"/>
  <w16cex:commentExtensible w16cex:durableId="3B25C81E" w16cex:dateUtc="2025-10-20T13:14:00Z">
    <w16cex:extLst>
      <w16:ext w16:uri="{CE6994B0-6A32-4C9F-8C6B-6E91EDA988CE}">
        <cr:reactions xmlns:cr="http://schemas.microsoft.com/office/comments/2020/reactions">
          <cr:reaction reactionType="1">
            <cr:reactionInfo dateUtc="2025-10-27T14:47:58Z">
              <cr:user userId="Schregenberger Daniel" userProvider="None" userName="Schregenberger Daniel"/>
            </cr:reactionInfo>
          </cr:reaction>
        </cr:reactions>
      </w16:ext>
    </w16cex:extLst>
  </w16cex:commentExtensible>
  <w16cex:commentExtensible w16cex:durableId="373D3080" w16cex:dateUtc="2025-10-27T14:52:00Z"/>
  <w16cex:commentExtensible w16cex:durableId="7802D34C" w16cex:dateUtc="2025-10-27T14:42:00Z"/>
  <w16cex:commentExtensible w16cex:durableId="029B94B0" w16cex:dateUtc="2025-10-20T08:39:00Z"/>
  <w16cex:commentExtensible w16cex:durableId="4CD91A72" w16cex:dateUtc="2025-10-29T14:53:00Z"/>
  <w16cex:commentExtensible w16cex:durableId="5C8903A2" w16cex:dateUtc="2025-10-30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6981C2" w16cid:durableId="3F3038DF"/>
  <w16cid:commentId w16cid:paraId="2D7746BA" w16cid:durableId="77785CF0"/>
  <w16cid:commentId w16cid:paraId="2D7333BA" w16cid:durableId="727BCF66"/>
  <w16cid:commentId w16cid:paraId="15B7E1A2" w16cid:durableId="1177EA8B"/>
  <w16cid:commentId w16cid:paraId="13606199" w16cid:durableId="64A4C4CD"/>
  <w16cid:commentId w16cid:paraId="0EAAEF29" w16cid:durableId="0E13C247"/>
  <w16cid:commentId w16cid:paraId="13F47B5D" w16cid:durableId="17EB9D7F"/>
  <w16cid:commentId w16cid:paraId="4A2FDEE7" w16cid:durableId="411DE882"/>
  <w16cid:commentId w16cid:paraId="23E4C422" w16cid:durableId="3C851439"/>
  <w16cid:commentId w16cid:paraId="3C4C91C6" w16cid:durableId="3E9D2BDD"/>
  <w16cid:commentId w16cid:paraId="2DDD191B" w16cid:durableId="39AA015A"/>
  <w16cid:commentId w16cid:paraId="2C55ED43" w16cid:durableId="6C645FB5"/>
  <w16cid:commentId w16cid:paraId="5818F080" w16cid:durableId="51D9F646"/>
  <w16cid:commentId w16cid:paraId="785D2E28" w16cid:durableId="3D31A7F7"/>
  <w16cid:commentId w16cid:paraId="64FF159B" w16cid:durableId="26488A7E"/>
  <w16cid:commentId w16cid:paraId="4892E94A" w16cid:durableId="73046160"/>
  <w16cid:commentId w16cid:paraId="5AD2BB11" w16cid:durableId="28DEBD73"/>
  <w16cid:commentId w16cid:paraId="3FE82DEB" w16cid:durableId="4F6FE895"/>
  <w16cid:commentId w16cid:paraId="23561640" w16cid:durableId="2FEAAA83"/>
  <w16cid:commentId w16cid:paraId="1B814C7F" w16cid:durableId="0738B05C"/>
  <w16cid:commentId w16cid:paraId="06818EFC" w16cid:durableId="1F413899"/>
  <w16cid:commentId w16cid:paraId="18AA6C3E" w16cid:durableId="4083E35E"/>
  <w16cid:commentId w16cid:paraId="77D282F4" w16cid:durableId="0BF4FAD8"/>
  <w16cid:commentId w16cid:paraId="0773E668" w16cid:durableId="4CACEF1E"/>
  <w16cid:commentId w16cid:paraId="445D38E0" w16cid:durableId="08D831DE"/>
  <w16cid:commentId w16cid:paraId="603981FE" w16cid:durableId="33EDC730"/>
  <w16cid:commentId w16cid:paraId="0BA7A501" w16cid:durableId="3C85AF02"/>
  <w16cid:commentId w16cid:paraId="24EBF0EE" w16cid:durableId="6B0C68A3"/>
  <w16cid:commentId w16cid:paraId="17B65B12" w16cid:durableId="44CA6C50"/>
  <w16cid:commentId w16cid:paraId="3D615BFF" w16cid:durableId="59CD2EFE"/>
  <w16cid:commentId w16cid:paraId="52E92DC2" w16cid:durableId="29BAD2B8"/>
  <w16cid:commentId w16cid:paraId="7A7030D8" w16cid:durableId="4BB6B2DD"/>
  <w16cid:commentId w16cid:paraId="4E4328BA" w16cid:durableId="59EDD90A"/>
  <w16cid:commentId w16cid:paraId="121CB92A" w16cid:durableId="0D1B1915"/>
  <w16cid:commentId w16cid:paraId="1DF8B5D2" w16cid:durableId="6E624566"/>
  <w16cid:commentId w16cid:paraId="7E8826C8" w16cid:durableId="5D547919"/>
  <w16cid:commentId w16cid:paraId="63B3054C" w16cid:durableId="2EEC577F"/>
  <w16cid:commentId w16cid:paraId="19080998" w16cid:durableId="59FBEABD"/>
  <w16cid:commentId w16cid:paraId="15578B36" w16cid:durableId="09B60F90"/>
  <w16cid:commentId w16cid:paraId="57E8BDDC" w16cid:durableId="2444C03F"/>
  <w16cid:commentId w16cid:paraId="48B29334" w16cid:durableId="39A6E876"/>
  <w16cid:commentId w16cid:paraId="698EF42F" w16cid:durableId="246E16A9"/>
  <w16cid:commentId w16cid:paraId="1873905B" w16cid:durableId="5DB2BADB"/>
  <w16cid:commentId w16cid:paraId="76300A4A" w16cid:durableId="0048F545"/>
  <w16cid:commentId w16cid:paraId="3D4D7D5F" w16cid:durableId="2F536DA8"/>
  <w16cid:commentId w16cid:paraId="5363390F" w16cid:durableId="5E02342B"/>
  <w16cid:commentId w16cid:paraId="0EC231CC" w16cid:durableId="5E49C7AB"/>
  <w16cid:commentId w16cid:paraId="121CD0F3" w16cid:durableId="3C609370"/>
  <w16cid:commentId w16cid:paraId="44BDA4A9" w16cid:durableId="68B31A53"/>
  <w16cid:commentId w16cid:paraId="0C4B7928" w16cid:durableId="4C8852DA"/>
  <w16cid:commentId w16cid:paraId="7C68D58F" w16cid:durableId="05EC0CA1"/>
  <w16cid:commentId w16cid:paraId="06DB8016" w16cid:durableId="364C15F6"/>
  <w16cid:commentId w16cid:paraId="0F7C64DD" w16cid:durableId="12A5A9D9"/>
  <w16cid:commentId w16cid:paraId="5F370297" w16cid:durableId="0F5CF16F"/>
  <w16cid:commentId w16cid:paraId="4D69240B" w16cid:durableId="7217013C"/>
  <w16cid:commentId w16cid:paraId="2417A8E1" w16cid:durableId="729D2299"/>
  <w16cid:commentId w16cid:paraId="69DC7F8F" w16cid:durableId="78BB73A5"/>
  <w16cid:commentId w16cid:paraId="3A6CC1E3" w16cid:durableId="0E766F33"/>
  <w16cid:commentId w16cid:paraId="72A5A56C" w16cid:durableId="6E46F68E"/>
  <w16cid:commentId w16cid:paraId="7C08370D" w16cid:durableId="6D66BC58"/>
  <w16cid:commentId w16cid:paraId="3203BD85" w16cid:durableId="05D99D7D"/>
  <w16cid:commentId w16cid:paraId="4FE295FA" w16cid:durableId="4B48E39C"/>
  <w16cid:commentId w16cid:paraId="454DCE1C" w16cid:durableId="30089234"/>
  <w16cid:commentId w16cid:paraId="219D7A00" w16cid:durableId="21AF9EC1"/>
  <w16cid:commentId w16cid:paraId="59778005" w16cid:durableId="00933426"/>
  <w16cid:commentId w16cid:paraId="43BE61D7" w16cid:durableId="1FEFA614"/>
  <w16cid:commentId w16cid:paraId="5EA95B19" w16cid:durableId="655493A7"/>
  <w16cid:commentId w16cid:paraId="655D54B0" w16cid:durableId="01083EDF"/>
  <w16cid:commentId w16cid:paraId="28679363" w16cid:durableId="574F364F"/>
  <w16cid:commentId w16cid:paraId="50757E5A" w16cid:durableId="7DDB72E3"/>
  <w16cid:commentId w16cid:paraId="5AE9CACA" w16cid:durableId="1F41F13C"/>
  <w16cid:commentId w16cid:paraId="72A02C66" w16cid:durableId="509BDCA7"/>
  <w16cid:commentId w16cid:paraId="30AEB76F" w16cid:durableId="047D7847"/>
  <w16cid:commentId w16cid:paraId="599EEE24" w16cid:durableId="117D7E7A"/>
  <w16cid:commentId w16cid:paraId="21EFCB36" w16cid:durableId="0D10C789"/>
  <w16cid:commentId w16cid:paraId="700FAD79" w16cid:durableId="454BD29C"/>
  <w16cid:commentId w16cid:paraId="4114CCC8" w16cid:durableId="1FD73CB6"/>
  <w16cid:commentId w16cid:paraId="10BAAC61" w16cid:durableId="2831B996"/>
  <w16cid:commentId w16cid:paraId="090A3CDA" w16cid:durableId="65A9FAC6"/>
  <w16cid:commentId w16cid:paraId="07B26822" w16cid:durableId="16D873F2"/>
  <w16cid:commentId w16cid:paraId="4BD737AC" w16cid:durableId="4FD30DA2"/>
  <w16cid:commentId w16cid:paraId="6BB7DDB6" w16cid:durableId="67372669"/>
  <w16cid:commentId w16cid:paraId="6DF4F15A" w16cid:durableId="6A052885"/>
  <w16cid:commentId w16cid:paraId="162A119D" w16cid:durableId="5C64587A"/>
  <w16cid:commentId w16cid:paraId="22291B3E" w16cid:durableId="3FEC0C56"/>
  <w16cid:commentId w16cid:paraId="1A3E58AE" w16cid:durableId="38CD8AAA"/>
  <w16cid:commentId w16cid:paraId="621656DC" w16cid:durableId="70F19DD3"/>
  <w16cid:commentId w16cid:paraId="17297A87" w16cid:durableId="08266ABD"/>
  <w16cid:commentId w16cid:paraId="03F597A4" w16cid:durableId="10657343"/>
  <w16cid:commentId w16cid:paraId="6BC2CA40" w16cid:durableId="7F11014C"/>
  <w16cid:commentId w16cid:paraId="1F66C045" w16cid:durableId="1E05BCB8"/>
  <w16cid:commentId w16cid:paraId="382CE9B2" w16cid:durableId="003F569D"/>
  <w16cid:commentId w16cid:paraId="36581B06" w16cid:durableId="71045168"/>
  <w16cid:commentId w16cid:paraId="6C08CA94" w16cid:durableId="2CF15535"/>
  <w16cid:commentId w16cid:paraId="36BC4CAE" w16cid:durableId="65FF0720"/>
  <w16cid:commentId w16cid:paraId="778C86CC" w16cid:durableId="084B094F"/>
  <w16cid:commentId w16cid:paraId="2E7D11C2" w16cid:durableId="06780712"/>
  <w16cid:commentId w16cid:paraId="38863F04" w16cid:durableId="5D5A6AFB"/>
  <w16cid:commentId w16cid:paraId="412287F3" w16cid:durableId="28E78BCB"/>
  <w16cid:commentId w16cid:paraId="2ED301E5" w16cid:durableId="6C0E8178"/>
  <w16cid:commentId w16cid:paraId="6CD26063" w16cid:durableId="23A7FD2F"/>
  <w16cid:commentId w16cid:paraId="19EC6D08" w16cid:durableId="7D7A2F25"/>
  <w16cid:commentId w16cid:paraId="32C23A73" w16cid:durableId="16FCA755"/>
  <w16cid:commentId w16cid:paraId="546A4795" w16cid:durableId="33628EF9"/>
  <w16cid:commentId w16cid:paraId="704A0C57" w16cid:durableId="6DA704E7"/>
  <w16cid:commentId w16cid:paraId="4673DA7A" w16cid:durableId="1EC0C2AA"/>
  <w16cid:commentId w16cid:paraId="1212D927" w16cid:durableId="192F2FEA"/>
  <w16cid:commentId w16cid:paraId="49695AFF" w16cid:durableId="060DFEA8"/>
  <w16cid:commentId w16cid:paraId="22980508" w16cid:durableId="489AF837"/>
  <w16cid:commentId w16cid:paraId="6495B790" w16cid:durableId="2E33AF46"/>
  <w16cid:commentId w16cid:paraId="504E33ED" w16cid:durableId="3AB7DEDB"/>
  <w16cid:commentId w16cid:paraId="3DD7B70F" w16cid:durableId="4CBFEDAC"/>
  <w16cid:commentId w16cid:paraId="632B5778" w16cid:durableId="59098046"/>
  <w16cid:commentId w16cid:paraId="67DBF103" w16cid:durableId="7B3C0632"/>
  <w16cid:commentId w16cid:paraId="7FF3A5CF" w16cid:durableId="2F479CA0"/>
  <w16cid:commentId w16cid:paraId="6C072CBD" w16cid:durableId="04C152F9"/>
  <w16cid:commentId w16cid:paraId="7F298ED1" w16cid:durableId="3383D6B2"/>
  <w16cid:commentId w16cid:paraId="2A5D4BBC" w16cid:durableId="7BE55AFC"/>
  <w16cid:commentId w16cid:paraId="19308DA6" w16cid:durableId="549F1453"/>
  <w16cid:commentId w16cid:paraId="5D8AB9BC" w16cid:durableId="77807C03"/>
  <w16cid:commentId w16cid:paraId="691B80AE" w16cid:durableId="7BFAEF39"/>
  <w16cid:commentId w16cid:paraId="7C5CE12D" w16cid:durableId="4C6CB907"/>
  <w16cid:commentId w16cid:paraId="62B39353" w16cid:durableId="1FE1C285"/>
  <w16cid:commentId w16cid:paraId="3BA3DD8D" w16cid:durableId="299403B3"/>
  <w16cid:commentId w16cid:paraId="3F508F7F" w16cid:durableId="172F4073"/>
  <w16cid:commentId w16cid:paraId="0CF87E9D" w16cid:durableId="2C632021"/>
  <w16cid:commentId w16cid:paraId="0E822BC7" w16cid:durableId="1DE96895"/>
  <w16cid:commentId w16cid:paraId="43996139" w16cid:durableId="78D63672"/>
  <w16cid:commentId w16cid:paraId="7073D070" w16cid:durableId="5399C194"/>
  <w16cid:commentId w16cid:paraId="46BC8A7F" w16cid:durableId="762AE250"/>
  <w16cid:commentId w16cid:paraId="1BB4EEDB" w16cid:durableId="6107F666"/>
  <w16cid:commentId w16cid:paraId="4AF5455C" w16cid:durableId="206F8CEB"/>
  <w16cid:commentId w16cid:paraId="157B8939" w16cid:durableId="3B1327BC"/>
  <w16cid:commentId w16cid:paraId="01556D8E" w16cid:durableId="1D8D7A0D"/>
  <w16cid:commentId w16cid:paraId="6CF6D56A" w16cid:durableId="76212D81"/>
  <w16cid:commentId w16cid:paraId="445B42AE" w16cid:durableId="24675CA6"/>
  <w16cid:commentId w16cid:paraId="2C9D28CC" w16cid:durableId="73025419"/>
  <w16cid:commentId w16cid:paraId="1BE339E0" w16cid:durableId="1EE62729"/>
  <w16cid:commentId w16cid:paraId="713154EB" w16cid:durableId="33619F16"/>
  <w16cid:commentId w16cid:paraId="67FB20BB" w16cid:durableId="1287076A"/>
  <w16cid:commentId w16cid:paraId="5C85F61F" w16cid:durableId="6B25998B"/>
  <w16cid:commentId w16cid:paraId="7DBE259B" w16cid:durableId="40D28EA3"/>
  <w16cid:commentId w16cid:paraId="1079E094" w16cid:durableId="08D5EE4A"/>
  <w16cid:commentId w16cid:paraId="06302539" w16cid:durableId="1935A20F"/>
  <w16cid:commentId w16cid:paraId="7E323396" w16cid:durableId="260B9FA5"/>
  <w16cid:commentId w16cid:paraId="6517D7AB" w16cid:durableId="17C27E63"/>
  <w16cid:commentId w16cid:paraId="04858783" w16cid:durableId="27625689"/>
  <w16cid:commentId w16cid:paraId="33EA3728" w16cid:durableId="7C6CE0E3"/>
  <w16cid:commentId w16cid:paraId="03F928A6" w16cid:durableId="1CA796A9"/>
  <w16cid:commentId w16cid:paraId="5A2CF591" w16cid:durableId="4322D148"/>
  <w16cid:commentId w16cid:paraId="2A213F49" w16cid:durableId="32EB662C"/>
  <w16cid:commentId w16cid:paraId="6C09D85E" w16cid:durableId="105AA034"/>
  <w16cid:commentId w16cid:paraId="6D5B1794" w16cid:durableId="2CD5A398"/>
  <w16cid:commentId w16cid:paraId="3328C5DD" w16cid:durableId="1CBC5C31"/>
  <w16cid:commentId w16cid:paraId="57EF155A" w16cid:durableId="6B726E46"/>
  <w16cid:commentId w16cid:paraId="2D87DF52" w16cid:durableId="6AC990D2"/>
  <w16cid:commentId w16cid:paraId="14E3C4EB" w16cid:durableId="1CB5D0A9"/>
  <w16cid:commentId w16cid:paraId="0B3DC892" w16cid:durableId="79BD5D79"/>
  <w16cid:commentId w16cid:paraId="244A72AA" w16cid:durableId="0C088379"/>
  <w16cid:commentId w16cid:paraId="0ED45375" w16cid:durableId="33BEC9C9"/>
  <w16cid:commentId w16cid:paraId="292BF648" w16cid:durableId="3599ABB7"/>
  <w16cid:commentId w16cid:paraId="0A0451FA" w16cid:durableId="24205541"/>
  <w16cid:commentId w16cid:paraId="5A3BB78B" w16cid:durableId="01121303"/>
  <w16cid:commentId w16cid:paraId="423A3BDD" w16cid:durableId="7BCFAB59"/>
  <w16cid:commentId w16cid:paraId="6F1491D8" w16cid:durableId="702C9FD1"/>
  <w16cid:commentId w16cid:paraId="7197BD94" w16cid:durableId="26FC65A4"/>
  <w16cid:commentId w16cid:paraId="5997395A" w16cid:durableId="2AB7A4C5"/>
  <w16cid:commentId w16cid:paraId="242158D8" w16cid:durableId="18DAEB2F"/>
  <w16cid:commentId w16cid:paraId="1D22DAEA" w16cid:durableId="2394C232"/>
  <w16cid:commentId w16cid:paraId="79768956" w16cid:durableId="104CB830"/>
  <w16cid:commentId w16cid:paraId="111F30B8" w16cid:durableId="7A1CB4BE"/>
  <w16cid:commentId w16cid:paraId="4DAAE646" w16cid:durableId="29D8EB6F"/>
  <w16cid:commentId w16cid:paraId="2AEA9911" w16cid:durableId="09CB07E5"/>
  <w16cid:commentId w16cid:paraId="6EF079C3" w16cid:durableId="26A7CD27"/>
  <w16cid:commentId w16cid:paraId="362C86E7" w16cid:durableId="37967CDC"/>
  <w16cid:commentId w16cid:paraId="3B3603D1" w16cid:durableId="3B25C81E"/>
  <w16cid:commentId w16cid:paraId="6748D698" w16cid:durableId="373D3080"/>
  <w16cid:commentId w16cid:paraId="0A59EE51" w16cid:durableId="7802D34C"/>
  <w16cid:commentId w16cid:paraId="530CEB7F" w16cid:durableId="029B94B0"/>
  <w16cid:commentId w16cid:paraId="3B18570C" w16cid:durableId="4CD91A72"/>
  <w16cid:commentId w16cid:paraId="02766FA2" w16cid:durableId="5C8903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4A3B6" w14:textId="77777777" w:rsidR="00F26F51" w:rsidRDefault="00F26F51" w:rsidP="00DA3D03">
      <w:pPr>
        <w:spacing w:after="0" w:line="240" w:lineRule="auto"/>
      </w:pPr>
      <w:r>
        <w:separator/>
      </w:r>
    </w:p>
  </w:endnote>
  <w:endnote w:type="continuationSeparator" w:id="0">
    <w:p w14:paraId="5338DE79" w14:textId="77777777" w:rsidR="00F26F51" w:rsidRDefault="00F26F51" w:rsidP="00DA3D03">
      <w:pPr>
        <w:spacing w:after="0" w:line="240" w:lineRule="auto"/>
      </w:pPr>
      <w:r>
        <w:continuationSeparator/>
      </w:r>
    </w:p>
  </w:endnote>
  <w:endnote w:type="continuationNotice" w:id="1">
    <w:p w14:paraId="02D0B115" w14:textId="77777777" w:rsidR="00F26F51" w:rsidRDefault="00F26F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237"/>
      <w:gridCol w:w="2892"/>
    </w:tblGrid>
    <w:tr w:rsidR="008534CC" w14:paraId="1CDF0B52" w14:textId="77777777" w:rsidTr="00F45E55">
      <w:trPr>
        <w:cantSplit/>
        <w:trHeight w:hRule="exact" w:val="227"/>
      </w:trPr>
      <w:tc>
        <w:tcPr>
          <w:tcW w:w="6237" w:type="dxa"/>
          <w:tcMar>
            <w:bottom w:w="28" w:type="dxa"/>
          </w:tcMar>
          <w:vAlign w:val="center"/>
        </w:tcPr>
        <w:p w14:paraId="4BAA2376" w14:textId="77777777" w:rsidR="008534CC" w:rsidRDefault="008534CC" w:rsidP="008534CC">
          <w:pPr>
            <w:pStyle w:val="MetaTags"/>
          </w:pPr>
        </w:p>
      </w:tc>
      <w:tc>
        <w:tcPr>
          <w:tcW w:w="2892" w:type="dxa"/>
          <w:tcMar>
            <w:bottom w:w="28" w:type="dxa"/>
          </w:tcMar>
          <w:vAlign w:val="bottom"/>
        </w:tcPr>
        <w:p w14:paraId="591F3271" w14:textId="03140660" w:rsidR="008534CC" w:rsidRDefault="008534CC" w:rsidP="00C80A75">
          <w:pPr>
            <w:pStyle w:val="MetaTags"/>
            <w:tabs>
              <w:tab w:val="right" w:pos="2841"/>
            </w:tabs>
          </w:pPr>
          <w:r>
            <w:rPr>
              <w:lang w:eastAsia="de-CH"/>
            </w:rPr>
            <w:drawing>
              <wp:anchor distT="0" distB="0" distL="114300" distR="114300" simplePos="0" relativeHeight="251658243" behindDoc="0" locked="0" layoutInCell="1" allowOverlap="1" wp14:anchorId="17B55701" wp14:editId="17B55702">
                <wp:simplePos x="0" y="0"/>
                <wp:positionH relativeFrom="column">
                  <wp:posOffset>1242060</wp:posOffset>
                </wp:positionH>
                <wp:positionV relativeFrom="paragraph">
                  <wp:posOffset>-56515</wp:posOffset>
                </wp:positionV>
                <wp:extent cx="575945" cy="104140"/>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B_Logo_pos_kurz_15mm_K_RZ_400%.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945" cy="104140"/>
                        </a:xfrm>
                        <a:prstGeom prst="rect">
                          <a:avLst/>
                        </a:prstGeom>
                      </pic:spPr>
                    </pic:pic>
                  </a:graphicData>
                </a:graphic>
                <wp14:sizeRelH relativeFrom="page">
                  <wp14:pctWidth>0</wp14:pctWidth>
                </wp14:sizeRelH>
                <wp14:sizeRelV relativeFrom="page">
                  <wp14:pctHeight>0</wp14:pctHeight>
                </wp14:sizeRelV>
              </wp:anchor>
            </w:drawing>
          </w:r>
          <w:r>
            <w:t xml:space="preserve">Seite </w:t>
          </w:r>
          <w:r>
            <w:fldChar w:fldCharType="begin"/>
          </w:r>
          <w:r>
            <w:instrText xml:space="preserve"> PAGE  \* Arabic  \* MERGEFORMAT </w:instrText>
          </w:r>
          <w:r>
            <w:fldChar w:fldCharType="separate"/>
          </w:r>
          <w:r w:rsidR="00247506">
            <w:t>3</w:t>
          </w:r>
          <w:r>
            <w:fldChar w:fldCharType="end"/>
          </w:r>
          <w:r>
            <w:t>/</w:t>
          </w:r>
          <w:fldSimple w:instr=" NUMPAGES  \* Arabic  \* MERGEFORMAT ">
            <w:r w:rsidR="00247506">
              <w:t>7</w:t>
            </w:r>
          </w:fldSimple>
          <w:r>
            <w:tab/>
          </w:r>
        </w:p>
      </w:tc>
    </w:tr>
  </w:tbl>
  <w:p w14:paraId="33C1FC57" w14:textId="77777777" w:rsidR="008534CC" w:rsidRPr="00304FA4" w:rsidRDefault="008534CC">
    <w:pPr>
      <w:pStyle w:val="Footer"/>
      <w:rPr>
        <w:noProof/>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237"/>
      <w:gridCol w:w="2892"/>
    </w:tblGrid>
    <w:tr w:rsidR="008534CC" w14:paraId="5D98D2B1" w14:textId="77777777" w:rsidTr="00BF4DBE">
      <w:trPr>
        <w:cantSplit/>
        <w:trHeight w:hRule="exact" w:val="227"/>
      </w:trPr>
      <w:tc>
        <w:tcPr>
          <w:tcW w:w="6237" w:type="dxa"/>
          <w:tcMar>
            <w:bottom w:w="40" w:type="dxa"/>
          </w:tcMar>
          <w:vAlign w:val="center"/>
        </w:tcPr>
        <w:p w14:paraId="6504E97A" w14:textId="77777777" w:rsidR="008534CC" w:rsidRDefault="008534CC" w:rsidP="00304FA4">
          <w:pPr>
            <w:pStyle w:val="MetaTags"/>
          </w:pPr>
        </w:p>
      </w:tc>
      <w:tc>
        <w:tcPr>
          <w:tcW w:w="2892" w:type="dxa"/>
          <w:tcMar>
            <w:bottom w:w="40" w:type="dxa"/>
          </w:tcMar>
          <w:vAlign w:val="bottom"/>
        </w:tcPr>
        <w:p w14:paraId="087DCFC8" w14:textId="2E133262" w:rsidR="008534CC" w:rsidRDefault="008534CC" w:rsidP="00C80A75">
          <w:pPr>
            <w:pStyle w:val="MetaTags"/>
            <w:tabs>
              <w:tab w:val="right" w:pos="2841"/>
            </w:tabs>
          </w:pPr>
          <w:r>
            <w:rPr>
              <w:lang w:eastAsia="de-CH"/>
            </w:rPr>
            <w:drawing>
              <wp:anchor distT="0" distB="0" distL="114300" distR="114300" simplePos="0" relativeHeight="251658242" behindDoc="0" locked="0" layoutInCell="1" allowOverlap="1" wp14:anchorId="17B55707" wp14:editId="17B55708">
                <wp:simplePos x="0" y="0"/>
                <wp:positionH relativeFrom="column">
                  <wp:posOffset>1242060</wp:posOffset>
                </wp:positionH>
                <wp:positionV relativeFrom="paragraph">
                  <wp:posOffset>-2540</wp:posOffset>
                </wp:positionV>
                <wp:extent cx="575945" cy="104140"/>
                <wp:effectExtent l="0" t="0" r="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B_Logo_pos_kurz_15mm_K_RZ_400%.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5945" cy="104140"/>
                        </a:xfrm>
                        <a:prstGeom prst="rect">
                          <a:avLst/>
                        </a:prstGeom>
                      </pic:spPr>
                    </pic:pic>
                  </a:graphicData>
                </a:graphic>
                <wp14:sizeRelH relativeFrom="page">
                  <wp14:pctWidth>0</wp14:pctWidth>
                </wp14:sizeRelH>
                <wp14:sizeRelV relativeFrom="page">
                  <wp14:pctHeight>0</wp14:pctHeight>
                </wp14:sizeRelV>
              </wp:anchor>
            </w:drawing>
          </w:r>
          <w:r>
            <w:t xml:space="preserve">Seite </w:t>
          </w:r>
          <w:r>
            <w:fldChar w:fldCharType="begin"/>
          </w:r>
          <w:r>
            <w:instrText xml:space="preserve"> PAGE  \* Arabic  \* MERGEFORMAT </w:instrText>
          </w:r>
          <w:r>
            <w:fldChar w:fldCharType="separate"/>
          </w:r>
          <w:r w:rsidR="00247506">
            <w:t>1</w:t>
          </w:r>
          <w:r>
            <w:fldChar w:fldCharType="end"/>
          </w:r>
          <w:r>
            <w:t>/</w:t>
          </w:r>
          <w:fldSimple w:instr=" NUMPAGES  \* Arabic  \* MERGEFORMAT ">
            <w:r w:rsidR="00247506">
              <w:t>7</w:t>
            </w:r>
          </w:fldSimple>
          <w:r>
            <w:tab/>
          </w:r>
        </w:p>
      </w:tc>
    </w:tr>
  </w:tbl>
  <w:p w14:paraId="4AD7C27E" w14:textId="77777777" w:rsidR="008534CC" w:rsidRPr="0040005F" w:rsidRDefault="008534CC">
    <w:pPr>
      <w:pStyle w:val="Footer"/>
      <w:rPr>
        <w:noProof/>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94A48" w14:textId="77777777" w:rsidR="00F26F51" w:rsidRPr="00006CD1" w:rsidRDefault="00F26F51" w:rsidP="00A60578">
      <w:pPr>
        <w:rPr>
          <w:sz w:val="6"/>
          <w:szCs w:val="6"/>
        </w:rPr>
      </w:pPr>
      <w:r>
        <w:separator/>
      </w:r>
    </w:p>
  </w:footnote>
  <w:footnote w:type="continuationSeparator" w:id="0">
    <w:p w14:paraId="02D987FC" w14:textId="77777777" w:rsidR="00F26F51" w:rsidRDefault="00F26F51" w:rsidP="00DA3D03">
      <w:pPr>
        <w:spacing w:after="0" w:line="240" w:lineRule="auto"/>
      </w:pPr>
      <w:r>
        <w:continuationSeparator/>
      </w:r>
    </w:p>
  </w:footnote>
  <w:footnote w:type="continuationNotice" w:id="1">
    <w:p w14:paraId="062D0CC2" w14:textId="77777777" w:rsidR="00F26F51" w:rsidRDefault="00F26F51">
      <w:pPr>
        <w:spacing w:after="0" w:line="240" w:lineRule="auto"/>
      </w:pPr>
    </w:p>
  </w:footnote>
  <w:footnote w:id="2">
    <w:p w14:paraId="2E54B916" w14:textId="5AD73848" w:rsidR="00DF7823" w:rsidRPr="000B6BCD" w:rsidRDefault="00DF7823" w:rsidP="00DF7823">
      <w:pPr>
        <w:pStyle w:val="FootnoteText"/>
      </w:pPr>
      <w:r>
        <w:rPr>
          <w:rStyle w:val="FootnoteReference"/>
        </w:rPr>
        <w:footnoteRef/>
      </w:r>
      <w:r w:rsidRPr="000B6BCD">
        <w:t xml:space="preserve"> </w:t>
      </w:r>
      <w:r>
        <w:t>Neues ITSM</w:t>
      </w:r>
      <w:r w:rsidR="0018184D">
        <w:t>-</w:t>
      </w:r>
      <w:r>
        <w:t xml:space="preserve">Rahmenwerk welches den neuen ITSM-Prozess und dessen Artefakte beschreibt. Für weiterführende -Informationen und -Links siehe Kapitel </w:t>
      </w:r>
      <w:r>
        <w:fldChar w:fldCharType="begin"/>
      </w:r>
      <w:r>
        <w:instrText xml:space="preserve"> REF _Ref148950256 \r \h </w:instrText>
      </w:r>
      <w:r>
        <w:fldChar w:fldCharType="separate"/>
      </w:r>
      <w:r>
        <w:t>1.3.1</w:t>
      </w:r>
      <w:r>
        <w:fldChar w:fldCharType="end"/>
      </w:r>
      <w:r>
        <w:t xml:space="preserve"> </w:t>
      </w:r>
      <w:r>
        <w:fldChar w:fldCharType="begin"/>
      </w:r>
      <w:r>
        <w:instrText xml:space="preserve"> REF _Ref148950260 \h </w:instrText>
      </w:r>
      <w:r>
        <w:fldChar w:fldCharType="separate"/>
      </w:r>
      <w:r>
        <w:t>Bezug zum und Ablösung des bestehenden IT-Security Regelwerks</w:t>
      </w:r>
      <w:r>
        <w:fldChar w:fldCharType="end"/>
      </w:r>
      <w:r>
        <w:t xml:space="preserve">, sowie </w:t>
      </w:r>
      <w:r w:rsidR="0018184D">
        <w:fldChar w:fldCharType="begin"/>
      </w:r>
      <w:r w:rsidR="0018184D">
        <w:instrText xml:space="preserve"> REF _Ref200032198 \r \h </w:instrText>
      </w:r>
      <w:r w:rsidR="0018184D">
        <w:fldChar w:fldCharType="separate"/>
      </w:r>
      <w:r w:rsidR="0018184D">
        <w:t>Anhang C</w:t>
      </w:r>
      <w:r w:rsidR="0018184D">
        <w:fldChar w:fldCharType="end"/>
      </w:r>
      <w:r w:rsidR="0018184D">
        <w:t xml:space="preserve"> </w:t>
      </w:r>
      <w:r w:rsidR="0018184D">
        <w:fldChar w:fldCharType="begin"/>
      </w:r>
      <w:r w:rsidR="0018184D">
        <w:instrText xml:space="preserve"> REF _Ref200032198 \h </w:instrText>
      </w:r>
      <w:r w:rsidR="0018184D">
        <w:fldChar w:fldCharType="separate"/>
      </w:r>
      <w:r w:rsidR="0018184D" w:rsidRPr="000E3547">
        <w:t>Grundlagen und Referenzen</w:t>
      </w:r>
      <w:r w:rsidR="0018184D">
        <w:fldChar w:fldCharType="end"/>
      </w:r>
      <w:r>
        <w:t>.</w:t>
      </w:r>
    </w:p>
  </w:footnote>
  <w:footnote w:id="3">
    <w:p w14:paraId="1C54F2CF" w14:textId="3D07BB6C" w:rsidR="0018184D" w:rsidRDefault="0018184D" w:rsidP="0018184D">
      <w:pPr>
        <w:pStyle w:val="FootnoteText"/>
      </w:pPr>
      <w:r>
        <w:rPr>
          <w:rStyle w:val="FootnoteReference"/>
        </w:rPr>
        <w:footnoteRef/>
      </w:r>
      <w:r>
        <w:t xml:space="preserve"> Die Übersicht der kontextspezifischen Verantwortungen ist in </w:t>
      </w:r>
      <w:r>
        <w:fldChar w:fldCharType="begin"/>
      </w:r>
      <w:r>
        <w:instrText xml:space="preserve"> REF _Ref203395643 \r \h </w:instrText>
      </w:r>
      <w:r>
        <w:fldChar w:fldCharType="separate"/>
      </w:r>
      <w:r>
        <w:t>Anhang A</w:t>
      </w:r>
      <w:r>
        <w:fldChar w:fldCharType="end"/>
      </w:r>
      <w:r>
        <w:t xml:space="preserve"> spezifiziert.</w:t>
      </w:r>
    </w:p>
  </w:footnote>
  <w:footnote w:id="4">
    <w:p w14:paraId="566D458E" w14:textId="389DA35D" w:rsidR="002A0A09" w:rsidRPr="0025704F" w:rsidRDefault="002A0A09">
      <w:pPr>
        <w:pStyle w:val="FootnoteText"/>
      </w:pPr>
      <w:r>
        <w:rPr>
          <w:rStyle w:val="FootnoteReference"/>
        </w:rPr>
        <w:footnoteRef/>
      </w:r>
      <w:r w:rsidRPr="0025704F">
        <w:t xml:space="preserve"> Entsprechend dem IT Security Management Prozess</w:t>
      </w:r>
    </w:p>
  </w:footnote>
  <w:footnote w:id="5">
    <w:p w14:paraId="5729A584" w14:textId="59E52A99" w:rsidR="00D6122E" w:rsidRDefault="00D6122E">
      <w:pPr>
        <w:pStyle w:val="FootnoteText"/>
      </w:pPr>
      <w:r>
        <w:rPr>
          <w:rStyle w:val="FootnoteReference"/>
        </w:rPr>
        <w:footnoteRef/>
      </w:r>
      <w:r>
        <w:t xml:space="preserve"> </w:t>
      </w:r>
      <w:bookmarkStart w:id="67" w:name="_Hlk161927074"/>
      <w:r>
        <w:t xml:space="preserve">Für die </w:t>
      </w:r>
      <w:r w:rsidR="00645E24">
        <w:t xml:space="preserve">Sicheheitsstufe </w:t>
      </w:r>
      <w:r>
        <w:t>SHS ist die Kennzeichnung «Öffentlich» nicht vorgesehen.</w:t>
      </w:r>
      <w:bookmarkEnd w:id="67"/>
    </w:p>
  </w:footnote>
  <w:footnote w:id="6">
    <w:p w14:paraId="5400425F" w14:textId="77777777" w:rsidR="003D3B47" w:rsidRDefault="003D3B47" w:rsidP="003D3B47">
      <w:pPr>
        <w:pStyle w:val="FootnoteText"/>
      </w:pPr>
      <w:r>
        <w:rPr>
          <w:rStyle w:val="FootnoteReference"/>
        </w:rPr>
        <w:footnoteRef/>
      </w:r>
      <w:r>
        <w:t xml:space="preserve"> Siehe Referenzen im </w:t>
      </w:r>
      <w:r>
        <w:fldChar w:fldCharType="begin"/>
      </w:r>
      <w:r>
        <w:instrText xml:space="preserve"> REF _Ref143869801 \r \h </w:instrText>
      </w:r>
      <w:r>
        <w:fldChar w:fldCharType="separate"/>
      </w:r>
      <w:r>
        <w:t>Anhang C</w:t>
      </w:r>
      <w:r>
        <w:fldChar w:fldCharType="end"/>
      </w:r>
      <w:r>
        <w:t xml:space="preserve"> </w:t>
      </w:r>
      <w:r>
        <w:fldChar w:fldCharType="begin"/>
      </w:r>
      <w:r>
        <w:instrText xml:space="preserve"> REF _Ref143869811 \h </w:instrText>
      </w:r>
      <w:r>
        <w:fldChar w:fldCharType="separate"/>
      </w:r>
      <w:r>
        <w:t>Grundlagen und Referenzen</w:t>
      </w:r>
      <w:r>
        <w:fldChar w:fldCharType="end"/>
      </w:r>
      <w:r>
        <w:t xml:space="preserve"> für weiterführende Links.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2892"/>
    </w:tblGrid>
    <w:tr w:rsidR="008534CC" w:rsidRPr="0070365D" w14:paraId="347A5AF5" w14:textId="77777777" w:rsidTr="008534CC">
      <w:trPr>
        <w:cantSplit/>
        <w:trHeight w:hRule="exact" w:val="567"/>
      </w:trPr>
      <w:tc>
        <w:tcPr>
          <w:tcW w:w="6237" w:type="dxa"/>
        </w:tcPr>
        <w:p w14:paraId="76C289E0" w14:textId="77777777" w:rsidR="008534CC" w:rsidRPr="0070365D" w:rsidRDefault="008534CC" w:rsidP="00456977">
          <w:pPr>
            <w:pStyle w:val="MetaTags"/>
            <w:rPr>
              <w:rStyle w:val="Strong"/>
              <w:b w:val="0"/>
              <w:lang w:val="en-US"/>
            </w:rPr>
          </w:pPr>
        </w:p>
      </w:tc>
      <w:tc>
        <w:tcPr>
          <w:tcW w:w="2892" w:type="dxa"/>
          <w:vMerge w:val="restart"/>
        </w:tcPr>
        <w:p w14:paraId="20304C64" w14:textId="3A332F17" w:rsidR="008534CC" w:rsidRPr="00842474" w:rsidRDefault="00CB61D4" w:rsidP="00842474">
          <w:pPr>
            <w:pStyle w:val="MetaTags"/>
            <w:rPr>
              <w:lang w:val="en-US"/>
            </w:rPr>
          </w:pPr>
          <w:sdt>
            <w:sdtPr>
              <w:rPr>
                <w:b/>
                <w:bCs/>
                <w:sz w:val="22"/>
              </w:rPr>
              <w:alias w:val="Title"/>
              <w:tag w:val=""/>
              <w:id w:val="1088506395"/>
              <w:placeholder>
                <w:docPart w:val="70C945670CED484FA97795EF34412D86"/>
              </w:placeholder>
              <w:dataBinding w:prefixMappings="xmlns:ns0='http://purl.org/dc/elements/1.1/' xmlns:ns1='http://schemas.openxmlformats.org/package/2006/metadata/core-properties' " w:xpath="/ns1:coreProperties[1]/ns0:title[1]" w:storeItemID="{6C3C8BC8-F283-45AE-878A-BAB7291924A1}"/>
              <w:text/>
            </w:sdtPr>
            <w:sdtEndPr>
              <w:rPr>
                <w:rStyle w:val="PlaceholderText"/>
                <w:bCs w:val="0"/>
                <w:color w:val="808080"/>
                <w:sz w:val="16"/>
              </w:rPr>
            </w:sdtEndPr>
            <w:sdtContent>
              <w:r w:rsidR="00C63F23">
                <w:rPr>
                  <w:b/>
                  <w:bCs/>
                  <w:sz w:val="22"/>
                </w:rPr>
                <w:t>IT-Security Standard: Datensicherheit</w:t>
              </w:r>
            </w:sdtContent>
          </w:sdt>
        </w:p>
        <w:p w14:paraId="32BA69D2" w14:textId="77777777" w:rsidR="008534CC" w:rsidRPr="00456977" w:rsidRDefault="008534CC" w:rsidP="009541B0">
          <w:pPr>
            <w:pStyle w:val="MetaTags"/>
            <w:rPr>
              <w:rStyle w:val="Strong"/>
              <w:lang w:val="en-US"/>
            </w:rPr>
          </w:pPr>
        </w:p>
      </w:tc>
    </w:tr>
    <w:tr w:rsidR="008534CC" w:rsidRPr="00456977" w14:paraId="0EA184E7" w14:textId="77777777" w:rsidTr="008534CC">
      <w:trPr>
        <w:cantSplit/>
        <w:trHeight w:hRule="exact" w:val="624"/>
      </w:trPr>
      <w:tc>
        <w:tcPr>
          <w:tcW w:w="6237" w:type="dxa"/>
          <w:vAlign w:val="bottom"/>
        </w:tcPr>
        <w:p w14:paraId="55002F49" w14:textId="77777777" w:rsidR="008534CC" w:rsidRDefault="008534CC" w:rsidP="0001669E">
          <w:pPr>
            <w:pStyle w:val="MetaTags"/>
          </w:pPr>
        </w:p>
        <w:p w14:paraId="0322EBE6" w14:textId="77777777" w:rsidR="008534CC" w:rsidRPr="00456977" w:rsidRDefault="008534CC" w:rsidP="0001669E">
          <w:pPr>
            <w:pStyle w:val="MetaTags"/>
            <w:rPr>
              <w:lang w:val="en-US"/>
            </w:rPr>
          </w:pPr>
        </w:p>
      </w:tc>
      <w:tc>
        <w:tcPr>
          <w:tcW w:w="2892" w:type="dxa"/>
          <w:vMerge/>
        </w:tcPr>
        <w:p w14:paraId="6DC08B01" w14:textId="77777777" w:rsidR="008534CC" w:rsidRPr="00456977" w:rsidRDefault="008534CC" w:rsidP="008534CC">
          <w:pPr>
            <w:pStyle w:val="Header"/>
            <w:rPr>
              <w:noProof/>
              <w:lang w:val="en-US"/>
            </w:rPr>
          </w:pPr>
        </w:p>
      </w:tc>
    </w:tr>
  </w:tbl>
  <w:p w14:paraId="65744CBC" w14:textId="77777777" w:rsidR="008534CC" w:rsidRPr="00456977" w:rsidRDefault="008534CC">
    <w:pPr>
      <w:pStyle w:val="Header"/>
      <w:rPr>
        <w:noProof/>
        <w:sz w:val="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2892"/>
    </w:tblGrid>
    <w:tr w:rsidR="008534CC" w14:paraId="7F537594" w14:textId="77777777" w:rsidTr="00151BB7">
      <w:trPr>
        <w:cantSplit/>
        <w:trHeight w:hRule="exact" w:val="567"/>
      </w:trPr>
      <w:tc>
        <w:tcPr>
          <w:tcW w:w="6237" w:type="dxa"/>
        </w:tcPr>
        <w:p w14:paraId="29643C28" w14:textId="77777777" w:rsidR="008534CC" w:rsidRPr="00416582" w:rsidRDefault="008534CC" w:rsidP="00CB2F5B">
          <w:pPr>
            <w:pStyle w:val="MetaTags"/>
            <w:rPr>
              <w:rStyle w:val="Strong"/>
            </w:rPr>
          </w:pPr>
          <w:bookmarkStart w:id="356" w:name="bmLogo"/>
          <w:r w:rsidRPr="00CB2F5B">
            <w:rPr>
              <w:rStyle w:val="Strong"/>
              <w:lang w:eastAsia="de-CH"/>
            </w:rPr>
            <w:drawing>
              <wp:anchor distT="0" distB="0" distL="114300" distR="114300" simplePos="0" relativeHeight="251658241" behindDoc="0" locked="1" layoutInCell="1" allowOverlap="1" wp14:anchorId="17B55703" wp14:editId="460BD5A1">
                <wp:simplePos x="0" y="0"/>
                <wp:positionH relativeFrom="page">
                  <wp:posOffset>4292600</wp:posOffset>
                </wp:positionH>
                <wp:positionV relativeFrom="page">
                  <wp:posOffset>-28575</wp:posOffset>
                </wp:positionV>
                <wp:extent cx="1871980" cy="795020"/>
                <wp:effectExtent l="0" t="0" r="0" b="5080"/>
                <wp:wrapNone/>
                <wp:docPr id="1"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SNB_Logo_pos_kurz_416mm_K_RZ_800%.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1980" cy="795020"/>
                        </a:xfrm>
                        <a:prstGeom prst="rect">
                          <a:avLst/>
                        </a:prstGeom>
                      </pic:spPr>
                    </pic:pic>
                  </a:graphicData>
                </a:graphic>
                <wp14:sizeRelH relativeFrom="page">
                  <wp14:pctWidth>0</wp14:pctWidth>
                </wp14:sizeRelH>
                <wp14:sizeRelV relativeFrom="page">
                  <wp14:pctHeight>0</wp14:pctHeight>
                </wp14:sizeRelV>
              </wp:anchor>
            </w:drawing>
          </w:r>
          <w:bookmarkEnd w:id="356"/>
          <w:r w:rsidRPr="00416582">
            <w:rPr>
              <w:rStyle w:val="Strong"/>
              <w:lang w:eastAsia="de-CH"/>
            </w:rPr>
            <mc:AlternateContent>
              <mc:Choice Requires="wps">
                <w:drawing>
                  <wp:anchor distT="0" distB="0" distL="114300" distR="114300" simplePos="0" relativeHeight="251658240" behindDoc="0" locked="1" layoutInCell="1" allowOverlap="1" wp14:anchorId="17B55705" wp14:editId="17B55706">
                    <wp:simplePos x="0" y="0"/>
                    <wp:positionH relativeFrom="page">
                      <wp:posOffset>0</wp:posOffset>
                    </wp:positionH>
                    <wp:positionV relativeFrom="page">
                      <wp:posOffset>3510280</wp:posOffset>
                    </wp:positionV>
                    <wp:extent cx="900000" cy="0"/>
                    <wp:effectExtent l="0" t="19050" r="14605" b="19050"/>
                    <wp:wrapNone/>
                    <wp:docPr id="3" name="Gerade Verbindung 3"/>
                    <wp:cNvGraphicFramePr/>
                    <a:graphic xmlns:a="http://schemas.openxmlformats.org/drawingml/2006/main">
                      <a:graphicData uri="http://schemas.microsoft.com/office/word/2010/wordprocessingShape">
                        <wps:wsp>
                          <wps:cNvCnPr/>
                          <wps:spPr>
                            <a:xfrm>
                              <a:off x="0" y="0"/>
                              <a:ext cx="900000"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85BFF3" id="Gerade Verbindung 3"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76.4pt" to="70.85pt,2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" strokecolor="#080808 [3213]" strokeweight="3pt">
                    <w10:wrap anchorx="page" anchory="page"/>
                    <w10:anchorlock/>
                  </v:line>
                </w:pict>
              </mc:Fallback>
            </mc:AlternateContent>
          </w:r>
        </w:p>
      </w:tc>
      <w:tc>
        <w:tcPr>
          <w:tcW w:w="2892" w:type="dxa"/>
          <w:vMerge w:val="restart"/>
        </w:tcPr>
        <w:p w14:paraId="05649923" w14:textId="77777777" w:rsidR="008534CC" w:rsidRDefault="008534CC">
          <w:pPr>
            <w:pStyle w:val="Header"/>
            <w:rPr>
              <w:noProof/>
            </w:rPr>
          </w:pPr>
        </w:p>
      </w:tc>
    </w:tr>
    <w:tr w:rsidR="008534CC" w:rsidRPr="0075239C" w14:paraId="1E2B1AE1" w14:textId="77777777" w:rsidTr="00151BB7">
      <w:trPr>
        <w:cantSplit/>
        <w:trHeight w:hRule="exact" w:val="624"/>
      </w:trPr>
      <w:tc>
        <w:tcPr>
          <w:tcW w:w="6237" w:type="dxa"/>
          <w:vAlign w:val="bottom"/>
        </w:tcPr>
        <w:p w14:paraId="3FD2B2DD" w14:textId="77777777" w:rsidR="008534CC" w:rsidRPr="00C878F7" w:rsidRDefault="008534CC" w:rsidP="00F36384">
          <w:pPr>
            <w:pStyle w:val="MetaTags"/>
            <w:rPr>
              <w:rStyle w:val="Strong"/>
            </w:rPr>
          </w:pPr>
        </w:p>
        <w:p w14:paraId="1124AB1E" w14:textId="0E97F51F" w:rsidR="008534CC" w:rsidRPr="004504AC" w:rsidRDefault="008534CC" w:rsidP="00B00BBB">
          <w:pPr>
            <w:pStyle w:val="MetaTags"/>
            <w:rPr>
              <w:sz w:val="26"/>
              <w:lang w:val="en-US"/>
            </w:rPr>
          </w:pPr>
          <w:r w:rsidRPr="004504AC">
            <w:rPr>
              <w:sz w:val="22"/>
              <w:lang w:val="en-US"/>
            </w:rPr>
            <w:t>IT</w:t>
          </w:r>
          <w:r w:rsidR="00DE51E7" w:rsidRPr="004504AC">
            <w:rPr>
              <w:sz w:val="22"/>
              <w:lang w:val="en-US"/>
            </w:rPr>
            <w:t>-Security S</w:t>
          </w:r>
          <w:r w:rsidR="00886FF3">
            <w:rPr>
              <w:sz w:val="22"/>
              <w:lang w:val="en-US"/>
            </w:rPr>
            <w:t>tandard Nr. ITSM-S-</w:t>
          </w:r>
          <w:r w:rsidR="003057F1">
            <w:rPr>
              <w:sz w:val="22"/>
              <w:lang w:val="en-US"/>
            </w:rPr>
            <w:t>1002</w:t>
          </w:r>
        </w:p>
      </w:tc>
      <w:tc>
        <w:tcPr>
          <w:tcW w:w="2892" w:type="dxa"/>
          <w:vMerge/>
        </w:tcPr>
        <w:p w14:paraId="46C567C7" w14:textId="77777777" w:rsidR="008534CC" w:rsidRPr="004504AC" w:rsidRDefault="008534CC">
          <w:pPr>
            <w:pStyle w:val="Header"/>
            <w:rPr>
              <w:noProof/>
              <w:lang w:val="en-US"/>
            </w:rPr>
          </w:pPr>
        </w:p>
      </w:tc>
    </w:tr>
  </w:tbl>
  <w:p w14:paraId="76B2FE8E" w14:textId="77777777" w:rsidR="008534CC" w:rsidRPr="004504AC" w:rsidRDefault="008534CC">
    <w:pPr>
      <w:pStyle w:val="Header"/>
      <w:rPr>
        <w:noProof/>
        <w:sz w:val="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0AC6"/>
    <w:multiLevelType w:val="hybridMultilevel"/>
    <w:tmpl w:val="E12CF0E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C4E5ABA"/>
    <w:multiLevelType w:val="multilevel"/>
    <w:tmpl w:val="0BE6C038"/>
    <w:styleLink w:val="SNB1"/>
    <w:lvl w:ilvl="0">
      <w:start w:val="1"/>
      <w:numFmt w:val="bullet"/>
      <w:suff w:val="space"/>
      <w:lvlText w:val="-"/>
      <w:lvlJc w:val="left"/>
      <w:pPr>
        <w:ind w:left="170" w:hanging="170"/>
      </w:pPr>
      <w:rPr>
        <w:rFonts w:ascii="Times New Roman" w:hAnsi="Times New Roman" w:cs="Times New Roman" w:hint="default"/>
        <w:b w:val="0"/>
        <w:i w:val="0"/>
        <w:sz w:val="24"/>
      </w:rPr>
    </w:lvl>
    <w:lvl w:ilvl="1">
      <w:start w:val="1"/>
      <w:numFmt w:val="bullet"/>
      <w:suff w:val="space"/>
      <w:lvlText w:val="-"/>
      <w:lvlJc w:val="left"/>
      <w:pPr>
        <w:ind w:left="340" w:hanging="170"/>
      </w:pPr>
      <w:rPr>
        <w:rFonts w:ascii="Times New Roman" w:hAnsi="Times New Roman" w:cs="Times New Roman" w:hint="default"/>
      </w:rPr>
    </w:lvl>
    <w:lvl w:ilvl="2">
      <w:start w:val="1"/>
      <w:numFmt w:val="bullet"/>
      <w:suff w:val="space"/>
      <w:lvlText w:val="-"/>
      <w:lvlJc w:val="left"/>
      <w:pPr>
        <w:ind w:left="510" w:hanging="170"/>
      </w:pPr>
      <w:rPr>
        <w:rFonts w:ascii="Times New Roman" w:hAnsi="Times New Roman" w:cs="Times New Roman" w:hint="default"/>
      </w:rPr>
    </w:lvl>
    <w:lvl w:ilvl="3">
      <w:start w:val="1"/>
      <w:numFmt w:val="bullet"/>
      <w:suff w:val="space"/>
      <w:lvlText w:val="-"/>
      <w:lvlJc w:val="left"/>
      <w:pPr>
        <w:ind w:left="680" w:hanging="170"/>
      </w:pPr>
      <w:rPr>
        <w:rFonts w:ascii="Times New Roman" w:hAnsi="Times New Roman" w:cs="Times New Roman" w:hint="default"/>
      </w:rPr>
    </w:lvl>
    <w:lvl w:ilvl="4">
      <w:start w:val="1"/>
      <w:numFmt w:val="bullet"/>
      <w:suff w:val="space"/>
      <w:lvlText w:val="-"/>
      <w:lvlJc w:val="left"/>
      <w:pPr>
        <w:ind w:left="850" w:hanging="170"/>
      </w:pPr>
      <w:rPr>
        <w:rFonts w:ascii="Times New Roman" w:hAnsi="Times New Roman" w:cs="Times New Roman" w:hint="default"/>
      </w:rPr>
    </w:lvl>
    <w:lvl w:ilvl="5">
      <w:start w:val="1"/>
      <w:numFmt w:val="bullet"/>
      <w:suff w:val="space"/>
      <w:lvlText w:val="-"/>
      <w:lvlJc w:val="left"/>
      <w:pPr>
        <w:ind w:left="1020" w:hanging="170"/>
      </w:pPr>
      <w:rPr>
        <w:rFonts w:ascii="Times New Roman" w:hAnsi="Times New Roman" w:cs="Times New Roman" w:hint="default"/>
      </w:rPr>
    </w:lvl>
    <w:lvl w:ilvl="6">
      <w:start w:val="1"/>
      <w:numFmt w:val="bullet"/>
      <w:suff w:val="space"/>
      <w:lvlText w:val="-"/>
      <w:lvlJc w:val="left"/>
      <w:pPr>
        <w:ind w:left="1190" w:hanging="170"/>
      </w:pPr>
      <w:rPr>
        <w:rFonts w:ascii="Times New Roman" w:hAnsi="Times New Roman" w:cs="Times New Roman" w:hint="default"/>
      </w:rPr>
    </w:lvl>
    <w:lvl w:ilvl="7">
      <w:start w:val="1"/>
      <w:numFmt w:val="bullet"/>
      <w:suff w:val="space"/>
      <w:lvlText w:val="-"/>
      <w:lvlJc w:val="left"/>
      <w:pPr>
        <w:ind w:left="1360" w:hanging="170"/>
      </w:pPr>
      <w:rPr>
        <w:rFonts w:ascii="Times New Roman" w:hAnsi="Times New Roman" w:cs="Times New Roman" w:hint="default"/>
      </w:rPr>
    </w:lvl>
    <w:lvl w:ilvl="8">
      <w:start w:val="1"/>
      <w:numFmt w:val="bullet"/>
      <w:suff w:val="space"/>
      <w:lvlText w:val="-"/>
      <w:lvlJc w:val="left"/>
      <w:pPr>
        <w:ind w:left="1530" w:hanging="170"/>
      </w:pPr>
      <w:rPr>
        <w:rFonts w:ascii="Times New Roman" w:hAnsi="Times New Roman" w:cs="Times New Roman" w:hint="default"/>
      </w:rPr>
    </w:lvl>
  </w:abstractNum>
  <w:abstractNum w:abstractNumId="2" w15:restartNumberingAfterBreak="0">
    <w:nsid w:val="2F3D63D6"/>
    <w:multiLevelType w:val="hybridMultilevel"/>
    <w:tmpl w:val="83781190"/>
    <w:lvl w:ilvl="0" w:tplc="2E9CA410">
      <w:start w:val="1"/>
      <w:numFmt w:val="bullet"/>
      <w:lvlText w:val=""/>
      <w:lvlJc w:val="left"/>
      <w:pPr>
        <w:ind w:left="720" w:hanging="360"/>
      </w:pPr>
      <w:rPr>
        <w:rFonts w:ascii="Symbol" w:hAnsi="Symbol"/>
      </w:rPr>
    </w:lvl>
    <w:lvl w:ilvl="1" w:tplc="68DC28BE">
      <w:start w:val="1"/>
      <w:numFmt w:val="bullet"/>
      <w:lvlText w:val=""/>
      <w:lvlJc w:val="left"/>
      <w:pPr>
        <w:ind w:left="720" w:hanging="360"/>
      </w:pPr>
      <w:rPr>
        <w:rFonts w:ascii="Symbol" w:hAnsi="Symbol"/>
      </w:rPr>
    </w:lvl>
    <w:lvl w:ilvl="2" w:tplc="6C36CD60">
      <w:start w:val="1"/>
      <w:numFmt w:val="bullet"/>
      <w:lvlText w:val=""/>
      <w:lvlJc w:val="left"/>
      <w:pPr>
        <w:ind w:left="720" w:hanging="360"/>
      </w:pPr>
      <w:rPr>
        <w:rFonts w:ascii="Symbol" w:hAnsi="Symbol"/>
      </w:rPr>
    </w:lvl>
    <w:lvl w:ilvl="3" w:tplc="949808AC">
      <w:start w:val="1"/>
      <w:numFmt w:val="bullet"/>
      <w:lvlText w:val=""/>
      <w:lvlJc w:val="left"/>
      <w:pPr>
        <w:ind w:left="720" w:hanging="360"/>
      </w:pPr>
      <w:rPr>
        <w:rFonts w:ascii="Symbol" w:hAnsi="Symbol"/>
      </w:rPr>
    </w:lvl>
    <w:lvl w:ilvl="4" w:tplc="12021C3C">
      <w:start w:val="1"/>
      <w:numFmt w:val="bullet"/>
      <w:lvlText w:val=""/>
      <w:lvlJc w:val="left"/>
      <w:pPr>
        <w:ind w:left="720" w:hanging="360"/>
      </w:pPr>
      <w:rPr>
        <w:rFonts w:ascii="Symbol" w:hAnsi="Symbol"/>
      </w:rPr>
    </w:lvl>
    <w:lvl w:ilvl="5" w:tplc="8C5ACE16">
      <w:start w:val="1"/>
      <w:numFmt w:val="bullet"/>
      <w:lvlText w:val=""/>
      <w:lvlJc w:val="left"/>
      <w:pPr>
        <w:ind w:left="720" w:hanging="360"/>
      </w:pPr>
      <w:rPr>
        <w:rFonts w:ascii="Symbol" w:hAnsi="Symbol"/>
      </w:rPr>
    </w:lvl>
    <w:lvl w:ilvl="6" w:tplc="B9F681DE">
      <w:start w:val="1"/>
      <w:numFmt w:val="bullet"/>
      <w:lvlText w:val=""/>
      <w:lvlJc w:val="left"/>
      <w:pPr>
        <w:ind w:left="720" w:hanging="360"/>
      </w:pPr>
      <w:rPr>
        <w:rFonts w:ascii="Symbol" w:hAnsi="Symbol"/>
      </w:rPr>
    </w:lvl>
    <w:lvl w:ilvl="7" w:tplc="80468EB6">
      <w:start w:val="1"/>
      <w:numFmt w:val="bullet"/>
      <w:lvlText w:val=""/>
      <w:lvlJc w:val="left"/>
      <w:pPr>
        <w:ind w:left="720" w:hanging="360"/>
      </w:pPr>
      <w:rPr>
        <w:rFonts w:ascii="Symbol" w:hAnsi="Symbol"/>
      </w:rPr>
    </w:lvl>
    <w:lvl w:ilvl="8" w:tplc="77C8D238">
      <w:start w:val="1"/>
      <w:numFmt w:val="bullet"/>
      <w:lvlText w:val=""/>
      <w:lvlJc w:val="left"/>
      <w:pPr>
        <w:ind w:left="720" w:hanging="360"/>
      </w:pPr>
      <w:rPr>
        <w:rFonts w:ascii="Symbol" w:hAnsi="Symbol"/>
      </w:rPr>
    </w:lvl>
  </w:abstractNum>
  <w:abstractNum w:abstractNumId="3" w15:restartNumberingAfterBreak="0">
    <w:nsid w:val="2FD83E48"/>
    <w:multiLevelType w:val="multilevel"/>
    <w:tmpl w:val="84901348"/>
    <w:styleLink w:val="StyleAnhang"/>
    <w:lvl w:ilvl="0">
      <w:start w:val="1"/>
      <w:numFmt w:val="upperLetter"/>
      <w:pStyle w:val="Anhang"/>
      <w:lvlText w:val="Anhang %1"/>
      <w:lvlJc w:val="left"/>
      <w:pPr>
        <w:tabs>
          <w:tab w:val="num" w:pos="567"/>
        </w:tabs>
        <w:ind w:left="924" w:hanging="924"/>
      </w:pPr>
      <w:rPr>
        <w:rFonts w:hint="default"/>
      </w:rPr>
    </w:lvl>
    <w:lvl w:ilvl="1">
      <w:start w:val="1"/>
      <w:numFmt w:val="decimal"/>
      <w:pStyle w:val="A1"/>
      <w:lvlText w:val="%1.%2"/>
      <w:lvlJc w:val="left"/>
      <w:pPr>
        <w:tabs>
          <w:tab w:val="num" w:pos="851"/>
        </w:tabs>
        <w:ind w:left="924" w:hanging="924"/>
      </w:pPr>
      <w:rPr>
        <w:rFonts w:hint="default"/>
      </w:rPr>
    </w:lvl>
    <w:lvl w:ilvl="2">
      <w:start w:val="1"/>
      <w:numFmt w:val="decimal"/>
      <w:pStyle w:val="A11"/>
      <w:lvlText w:val="%1.%2.%3"/>
      <w:lvlJc w:val="left"/>
      <w:pPr>
        <w:tabs>
          <w:tab w:val="num" w:pos="1134"/>
        </w:tabs>
        <w:ind w:left="924" w:hanging="924"/>
      </w:pPr>
      <w:rPr>
        <w:rFonts w:hint="default"/>
      </w:rPr>
    </w:lvl>
    <w:lvl w:ilvl="3">
      <w:start w:val="1"/>
      <w:numFmt w:val="decimal"/>
      <w:pStyle w:val="A111"/>
      <w:lvlText w:val="%1.%2.%3.%4"/>
      <w:lvlJc w:val="left"/>
      <w:pPr>
        <w:tabs>
          <w:tab w:val="num" w:pos="1418"/>
        </w:tabs>
        <w:ind w:left="924" w:hanging="924"/>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35DE4083"/>
    <w:multiLevelType w:val="multilevel"/>
    <w:tmpl w:val="AFE0A234"/>
    <w:styleLink w:val="SNB2"/>
    <w:lvl w:ilvl="0">
      <w:start w:val="1"/>
      <w:numFmt w:val="decimal"/>
      <w:lvlText w:val="%1."/>
      <w:lvlJc w:val="left"/>
      <w:pPr>
        <w:ind w:left="397" w:hanging="397"/>
      </w:pPr>
      <w:rPr>
        <w:rFonts w:asciiTheme="minorHAnsi" w:hAnsiTheme="minorHAnsi" w:hint="default"/>
        <w:sz w:val="24"/>
      </w:rPr>
    </w:lvl>
    <w:lvl w:ilvl="1">
      <w:start w:val="1"/>
      <w:numFmt w:val="lowerLetter"/>
      <w:lvlText w:val="%2."/>
      <w:lvlJc w:val="left"/>
      <w:pPr>
        <w:ind w:left="737" w:hanging="340"/>
      </w:pPr>
      <w:rPr>
        <w:rFonts w:hint="default"/>
      </w:rPr>
    </w:lvl>
    <w:lvl w:ilvl="2">
      <w:start w:val="1"/>
      <w:numFmt w:val="lowerRoman"/>
      <w:lvlText w:val="%3."/>
      <w:lvlJc w:val="left"/>
      <w:pPr>
        <w:ind w:left="1134" w:hanging="397"/>
      </w:pPr>
      <w:rPr>
        <w:rFonts w:ascii="Times New Roman" w:hAnsi="Times New Roman" w:hint="default"/>
        <w:b w:val="0"/>
        <w:i w:val="0"/>
        <w:sz w:val="24"/>
      </w:rPr>
    </w:lvl>
    <w:lvl w:ilvl="3">
      <w:start w:val="1"/>
      <w:numFmt w:val="decimal"/>
      <w:lvlText w:val="%4."/>
      <w:lvlJc w:val="left"/>
      <w:pPr>
        <w:ind w:left="1474" w:hanging="340"/>
      </w:pPr>
      <w:rPr>
        <w:rFonts w:ascii="Times New Roman" w:hAnsi="Times New Roman" w:hint="default"/>
        <w:sz w:val="24"/>
      </w:rPr>
    </w:lvl>
    <w:lvl w:ilvl="4">
      <w:start w:val="1"/>
      <w:numFmt w:val="lowerLetter"/>
      <w:suff w:val="space"/>
      <w:lvlText w:val="%5."/>
      <w:lvlJc w:val="left"/>
      <w:pPr>
        <w:ind w:left="1420" w:hanging="284"/>
      </w:pPr>
      <w:rPr>
        <w:rFonts w:hint="default"/>
      </w:rPr>
    </w:lvl>
    <w:lvl w:ilvl="5">
      <w:start w:val="1"/>
      <w:numFmt w:val="lowerRoman"/>
      <w:suff w:val="space"/>
      <w:lvlText w:val="%6."/>
      <w:lvlJc w:val="left"/>
      <w:pPr>
        <w:ind w:left="1704" w:hanging="284"/>
      </w:pPr>
      <w:rPr>
        <w:rFonts w:hint="default"/>
      </w:rPr>
    </w:lvl>
    <w:lvl w:ilvl="6">
      <w:start w:val="1"/>
      <w:numFmt w:val="decimal"/>
      <w:suff w:val="space"/>
      <w:lvlText w:val="%7."/>
      <w:lvlJc w:val="left"/>
      <w:pPr>
        <w:ind w:left="1985" w:hanging="284"/>
      </w:pPr>
      <w:rPr>
        <w:rFonts w:hint="default"/>
      </w:rPr>
    </w:lvl>
    <w:lvl w:ilvl="7">
      <w:start w:val="1"/>
      <w:numFmt w:val="lowerLetter"/>
      <w:suff w:val="space"/>
      <w:lvlText w:val="%8."/>
      <w:lvlJc w:val="left"/>
      <w:pPr>
        <w:ind w:left="2268" w:hanging="283"/>
      </w:pPr>
      <w:rPr>
        <w:rFonts w:hint="default"/>
      </w:rPr>
    </w:lvl>
    <w:lvl w:ilvl="8">
      <w:start w:val="1"/>
      <w:numFmt w:val="lowerRoman"/>
      <w:suff w:val="space"/>
      <w:lvlText w:val="%9."/>
      <w:lvlJc w:val="left"/>
      <w:pPr>
        <w:ind w:left="2552" w:hanging="284"/>
      </w:pPr>
      <w:rPr>
        <w:rFonts w:hint="default"/>
      </w:rPr>
    </w:lvl>
  </w:abstractNum>
  <w:abstractNum w:abstractNumId="5" w15:restartNumberingAfterBreak="0">
    <w:nsid w:val="47833E82"/>
    <w:multiLevelType w:val="hybridMultilevel"/>
    <w:tmpl w:val="6F6AB274"/>
    <w:lvl w:ilvl="0" w:tplc="95184042">
      <w:start w:val="1"/>
      <w:numFmt w:val="bullet"/>
      <w:lvlText w:val=""/>
      <w:lvlJc w:val="left"/>
      <w:pPr>
        <w:ind w:left="720" w:hanging="360"/>
      </w:pPr>
      <w:rPr>
        <w:rFonts w:ascii="Symbol" w:hAnsi="Symbol"/>
      </w:rPr>
    </w:lvl>
    <w:lvl w:ilvl="1" w:tplc="76B2E6D6">
      <w:start w:val="1"/>
      <w:numFmt w:val="bullet"/>
      <w:lvlText w:val=""/>
      <w:lvlJc w:val="left"/>
      <w:pPr>
        <w:ind w:left="720" w:hanging="360"/>
      </w:pPr>
      <w:rPr>
        <w:rFonts w:ascii="Symbol" w:hAnsi="Symbol"/>
      </w:rPr>
    </w:lvl>
    <w:lvl w:ilvl="2" w:tplc="1D9E8734">
      <w:start w:val="1"/>
      <w:numFmt w:val="bullet"/>
      <w:lvlText w:val=""/>
      <w:lvlJc w:val="left"/>
      <w:pPr>
        <w:ind w:left="720" w:hanging="360"/>
      </w:pPr>
      <w:rPr>
        <w:rFonts w:ascii="Symbol" w:hAnsi="Symbol"/>
      </w:rPr>
    </w:lvl>
    <w:lvl w:ilvl="3" w:tplc="35AED4F4">
      <w:start w:val="1"/>
      <w:numFmt w:val="bullet"/>
      <w:lvlText w:val=""/>
      <w:lvlJc w:val="left"/>
      <w:pPr>
        <w:ind w:left="720" w:hanging="360"/>
      </w:pPr>
      <w:rPr>
        <w:rFonts w:ascii="Symbol" w:hAnsi="Symbol"/>
      </w:rPr>
    </w:lvl>
    <w:lvl w:ilvl="4" w:tplc="35F8CABA">
      <w:start w:val="1"/>
      <w:numFmt w:val="bullet"/>
      <w:lvlText w:val=""/>
      <w:lvlJc w:val="left"/>
      <w:pPr>
        <w:ind w:left="720" w:hanging="360"/>
      </w:pPr>
      <w:rPr>
        <w:rFonts w:ascii="Symbol" w:hAnsi="Symbol"/>
      </w:rPr>
    </w:lvl>
    <w:lvl w:ilvl="5" w:tplc="EC1A65AA">
      <w:start w:val="1"/>
      <w:numFmt w:val="bullet"/>
      <w:lvlText w:val=""/>
      <w:lvlJc w:val="left"/>
      <w:pPr>
        <w:ind w:left="720" w:hanging="360"/>
      </w:pPr>
      <w:rPr>
        <w:rFonts w:ascii="Symbol" w:hAnsi="Symbol"/>
      </w:rPr>
    </w:lvl>
    <w:lvl w:ilvl="6" w:tplc="9CE68DF4">
      <w:start w:val="1"/>
      <w:numFmt w:val="bullet"/>
      <w:lvlText w:val=""/>
      <w:lvlJc w:val="left"/>
      <w:pPr>
        <w:ind w:left="720" w:hanging="360"/>
      </w:pPr>
      <w:rPr>
        <w:rFonts w:ascii="Symbol" w:hAnsi="Symbol"/>
      </w:rPr>
    </w:lvl>
    <w:lvl w:ilvl="7" w:tplc="328EE3AE">
      <w:start w:val="1"/>
      <w:numFmt w:val="bullet"/>
      <w:lvlText w:val=""/>
      <w:lvlJc w:val="left"/>
      <w:pPr>
        <w:ind w:left="720" w:hanging="360"/>
      </w:pPr>
      <w:rPr>
        <w:rFonts w:ascii="Symbol" w:hAnsi="Symbol"/>
      </w:rPr>
    </w:lvl>
    <w:lvl w:ilvl="8" w:tplc="3E1ADA52">
      <w:start w:val="1"/>
      <w:numFmt w:val="bullet"/>
      <w:lvlText w:val=""/>
      <w:lvlJc w:val="left"/>
      <w:pPr>
        <w:ind w:left="720" w:hanging="360"/>
      </w:pPr>
      <w:rPr>
        <w:rFonts w:ascii="Symbol" w:hAnsi="Symbol"/>
      </w:rPr>
    </w:lvl>
  </w:abstractNum>
  <w:abstractNum w:abstractNumId="6" w15:restartNumberingAfterBreak="0">
    <w:nsid w:val="48A65BBA"/>
    <w:multiLevelType w:val="hybridMultilevel"/>
    <w:tmpl w:val="9126038A"/>
    <w:lvl w:ilvl="0" w:tplc="4C2EFABC">
      <w:start w:val="1"/>
      <w:numFmt w:val="bullet"/>
      <w:pStyle w:val="Aufzhlung"/>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4EF316A8"/>
    <w:multiLevelType w:val="hybridMultilevel"/>
    <w:tmpl w:val="54B621D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52C87FB1"/>
    <w:multiLevelType w:val="hybridMultilevel"/>
    <w:tmpl w:val="E906372C"/>
    <w:lvl w:ilvl="0" w:tplc="18D62A06">
      <w:start w:val="1"/>
      <w:numFmt w:val="bullet"/>
      <w:lvlText w:val=""/>
      <w:lvlJc w:val="left"/>
      <w:pPr>
        <w:ind w:left="720" w:hanging="360"/>
      </w:pPr>
      <w:rPr>
        <w:rFonts w:ascii="Symbol" w:hAnsi="Symbol"/>
      </w:rPr>
    </w:lvl>
    <w:lvl w:ilvl="1" w:tplc="6DEA18AE">
      <w:start w:val="1"/>
      <w:numFmt w:val="bullet"/>
      <w:lvlText w:val=""/>
      <w:lvlJc w:val="left"/>
      <w:pPr>
        <w:ind w:left="720" w:hanging="360"/>
      </w:pPr>
      <w:rPr>
        <w:rFonts w:ascii="Symbol" w:hAnsi="Symbol"/>
      </w:rPr>
    </w:lvl>
    <w:lvl w:ilvl="2" w:tplc="4454D106">
      <w:start w:val="1"/>
      <w:numFmt w:val="bullet"/>
      <w:lvlText w:val=""/>
      <w:lvlJc w:val="left"/>
      <w:pPr>
        <w:ind w:left="720" w:hanging="360"/>
      </w:pPr>
      <w:rPr>
        <w:rFonts w:ascii="Symbol" w:hAnsi="Symbol"/>
      </w:rPr>
    </w:lvl>
    <w:lvl w:ilvl="3" w:tplc="6694CD8E">
      <w:start w:val="1"/>
      <w:numFmt w:val="bullet"/>
      <w:lvlText w:val=""/>
      <w:lvlJc w:val="left"/>
      <w:pPr>
        <w:ind w:left="720" w:hanging="360"/>
      </w:pPr>
      <w:rPr>
        <w:rFonts w:ascii="Symbol" w:hAnsi="Symbol"/>
      </w:rPr>
    </w:lvl>
    <w:lvl w:ilvl="4" w:tplc="6702485C">
      <w:start w:val="1"/>
      <w:numFmt w:val="bullet"/>
      <w:lvlText w:val=""/>
      <w:lvlJc w:val="left"/>
      <w:pPr>
        <w:ind w:left="720" w:hanging="360"/>
      </w:pPr>
      <w:rPr>
        <w:rFonts w:ascii="Symbol" w:hAnsi="Symbol"/>
      </w:rPr>
    </w:lvl>
    <w:lvl w:ilvl="5" w:tplc="49665BC4">
      <w:start w:val="1"/>
      <w:numFmt w:val="bullet"/>
      <w:lvlText w:val=""/>
      <w:lvlJc w:val="left"/>
      <w:pPr>
        <w:ind w:left="720" w:hanging="360"/>
      </w:pPr>
      <w:rPr>
        <w:rFonts w:ascii="Symbol" w:hAnsi="Symbol"/>
      </w:rPr>
    </w:lvl>
    <w:lvl w:ilvl="6" w:tplc="EF32F9B0">
      <w:start w:val="1"/>
      <w:numFmt w:val="bullet"/>
      <w:lvlText w:val=""/>
      <w:lvlJc w:val="left"/>
      <w:pPr>
        <w:ind w:left="720" w:hanging="360"/>
      </w:pPr>
      <w:rPr>
        <w:rFonts w:ascii="Symbol" w:hAnsi="Symbol"/>
      </w:rPr>
    </w:lvl>
    <w:lvl w:ilvl="7" w:tplc="89703460">
      <w:start w:val="1"/>
      <w:numFmt w:val="bullet"/>
      <w:lvlText w:val=""/>
      <w:lvlJc w:val="left"/>
      <w:pPr>
        <w:ind w:left="720" w:hanging="360"/>
      </w:pPr>
      <w:rPr>
        <w:rFonts w:ascii="Symbol" w:hAnsi="Symbol"/>
      </w:rPr>
    </w:lvl>
    <w:lvl w:ilvl="8" w:tplc="B2D8919E">
      <w:start w:val="1"/>
      <w:numFmt w:val="bullet"/>
      <w:lvlText w:val=""/>
      <w:lvlJc w:val="left"/>
      <w:pPr>
        <w:ind w:left="720" w:hanging="360"/>
      </w:pPr>
      <w:rPr>
        <w:rFonts w:ascii="Symbol" w:hAnsi="Symbol"/>
      </w:rPr>
    </w:lvl>
  </w:abstractNum>
  <w:abstractNum w:abstractNumId="9" w15:restartNumberingAfterBreak="0">
    <w:nsid w:val="53B57C9D"/>
    <w:multiLevelType w:val="multilevel"/>
    <w:tmpl w:val="85941BB4"/>
    <w:styleLink w:val="SNBContent"/>
    <w:lvl w:ilvl="0">
      <w:start w:val="1"/>
      <w:numFmt w:val="decimal"/>
      <w:lvlText w:val="%1"/>
      <w:lvlJc w:val="left"/>
      <w:pPr>
        <w:tabs>
          <w:tab w:val="num" w:pos="567"/>
        </w:tabs>
        <w:ind w:left="431" w:hanging="431"/>
      </w:pPr>
      <w:rPr>
        <w:rFonts w:hint="default"/>
      </w:rPr>
    </w:lvl>
    <w:lvl w:ilvl="1">
      <w:start w:val="1"/>
      <w:numFmt w:val="decimal"/>
      <w:lvlText w:val="%1.%2"/>
      <w:lvlJc w:val="left"/>
      <w:pPr>
        <w:tabs>
          <w:tab w:val="num" w:pos="851"/>
        </w:tabs>
        <w:ind w:left="578" w:hanging="578"/>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418"/>
        </w:tabs>
        <w:ind w:left="862" w:hanging="862"/>
      </w:pPr>
      <w:rPr>
        <w:rFonts w:hint="default"/>
      </w:rPr>
    </w:lvl>
    <w:lvl w:ilvl="4">
      <w:start w:val="1"/>
      <w:numFmt w:val="decimal"/>
      <w:suff w:val="space"/>
      <w:lvlText w:val="%1.%2.%3.%4.%5"/>
      <w:lvlJc w:val="left"/>
      <w:pPr>
        <w:ind w:left="1009" w:hanging="1009"/>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5EAA62E3"/>
    <w:multiLevelType w:val="hybridMultilevel"/>
    <w:tmpl w:val="E012D4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724348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7B7F0B94"/>
    <w:multiLevelType w:val="hybridMultilevel"/>
    <w:tmpl w:val="8710036A"/>
    <w:lvl w:ilvl="0" w:tplc="50BEE240">
      <w:start w:val="1"/>
      <w:numFmt w:val="bullet"/>
      <w:pStyle w:val="AufzhlungTabelle"/>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7BD56F37"/>
    <w:multiLevelType w:val="multilevel"/>
    <w:tmpl w:val="84901348"/>
    <w:numStyleLink w:val="StyleAnhang"/>
  </w:abstractNum>
  <w:num w:numId="1" w16cid:durableId="1653869112">
    <w:abstractNumId w:val="1"/>
  </w:num>
  <w:num w:numId="2" w16cid:durableId="934557584">
    <w:abstractNumId w:val="4"/>
  </w:num>
  <w:num w:numId="3" w16cid:durableId="1012800417">
    <w:abstractNumId w:val="9"/>
  </w:num>
  <w:num w:numId="4" w16cid:durableId="1881043249">
    <w:abstractNumId w:val="6"/>
  </w:num>
  <w:num w:numId="5" w16cid:durableId="1748840940">
    <w:abstractNumId w:val="10"/>
  </w:num>
  <w:num w:numId="6" w16cid:durableId="104808625">
    <w:abstractNumId w:val="0"/>
  </w:num>
  <w:num w:numId="7" w16cid:durableId="554708194">
    <w:abstractNumId w:val="3"/>
  </w:num>
  <w:num w:numId="8" w16cid:durableId="1693144261">
    <w:abstractNumId w:val="11"/>
  </w:num>
  <w:num w:numId="9" w16cid:durableId="93866289">
    <w:abstractNumId w:val="13"/>
  </w:num>
  <w:num w:numId="10" w16cid:durableId="10826774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0340505">
    <w:abstractNumId w:val="7"/>
  </w:num>
  <w:num w:numId="12" w16cid:durableId="519008465">
    <w:abstractNumId w:val="12"/>
  </w:num>
  <w:num w:numId="13" w16cid:durableId="43258721">
    <w:abstractNumId w:val="5"/>
  </w:num>
  <w:num w:numId="14" w16cid:durableId="1618827928">
    <w:abstractNumId w:val="8"/>
  </w:num>
  <w:num w:numId="15" w16cid:durableId="781649061">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ier Silvio">
    <w15:presenceInfo w15:providerId="None" w15:userId="Meier Silvio"/>
  </w15:person>
  <w15:person w15:author="Schregenberger Daniel">
    <w15:presenceInfo w15:providerId="None" w15:userId="Schregenberger Daniel"/>
  </w15:person>
  <w15:person w15:author="Vasilenko Ilya">
    <w15:presenceInfo w15:providerId="None" w15:userId="Vasilenko Ilya"/>
  </w15:person>
  <w15:person w15:author="Valle Lukas">
    <w15:presenceInfo w15:providerId="None" w15:userId="Valle Lukas"/>
  </w15:person>
  <w15:person w15:author="Salm Christian">
    <w15:presenceInfo w15:providerId="None" w15:userId="Salm Christian"/>
  </w15:person>
  <w15:person w15:author="Aegerter Daniel">
    <w15:presenceInfo w15:providerId="None" w15:userId="Aegerter Daniel"/>
  </w15:person>
  <w15:person w15:author="Honold Alexander">
    <w15:presenceInfo w15:providerId="None" w15:userId="Honold Alexander"/>
  </w15:person>
  <w15:person w15:author="Schaer Beat">
    <w15:presenceInfo w15:providerId="None" w15:userId="Schaer Beat"/>
  </w15:person>
  <w15:person w15:author="Widmer Philipp">
    <w15:presenceInfo w15:providerId="None" w15:userId="Widmer Philipp"/>
  </w15:person>
  <w15:person w15:author="Nufer Isabel">
    <w15:presenceInfo w15:providerId="None" w15:userId="Nufer Isabel"/>
  </w15:person>
  <w15:person w15:author="Ludwig Thomas">
    <w15:presenceInfo w15:providerId="None" w15:userId="Ludwig Thomas"/>
  </w15:person>
  <w15:person w15:author="Schmidt Michael">
    <w15:presenceInfo w15:providerId="None" w15:userId="Schmidt Michael"/>
  </w15:person>
  <w15:person w15:author="Schmid Christian">
    <w15:presenceInfo w15:providerId="None" w15:userId="Schmid Christian"/>
  </w15:person>
  <w15:person w15:author="Gehring Alexander">
    <w15:presenceInfo w15:providerId="None" w15:userId="Gehring Alexander"/>
  </w15:person>
  <w15:person w15:author="Croci Mauro">
    <w15:presenceInfo w15:providerId="None" w15:userId="Croci Mauro"/>
  </w15:person>
  <w15:person w15:author="Seybold Christian">
    <w15:presenceInfo w15:providerId="None" w15:userId="Seybold Christian"/>
  </w15:person>
  <w15:person w15:author="Casanova Flurin">
    <w15:presenceInfo w15:providerId="None" w15:userId="Casanova Flurin"/>
  </w15:person>
  <w15:person w15:author="Heeb Daniel">
    <w15:presenceInfo w15:providerId="None" w15:userId="Heeb Daniel"/>
  </w15:person>
  <w15:person w15:author="Lehner Joel">
    <w15:presenceInfo w15:providerId="None" w15:userId="Lehner Joel"/>
  </w15:person>
  <w15:person w15:author="Boye William">
    <w15:presenceInfo w15:providerId="None" w15:userId="Boye Willi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SortMethod w:val="0000"/>
  <w:trackRevisions/>
  <w:defaultTabStop w:val="113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D4C"/>
    <w:rsid w:val="0000098C"/>
    <w:rsid w:val="0000213D"/>
    <w:rsid w:val="000046FA"/>
    <w:rsid w:val="000064E8"/>
    <w:rsid w:val="00006995"/>
    <w:rsid w:val="00006B3A"/>
    <w:rsid w:val="00006EC9"/>
    <w:rsid w:val="00010934"/>
    <w:rsid w:val="00011B9E"/>
    <w:rsid w:val="000122A8"/>
    <w:rsid w:val="000135F9"/>
    <w:rsid w:val="0001669E"/>
    <w:rsid w:val="00020495"/>
    <w:rsid w:val="00026141"/>
    <w:rsid w:val="0002625D"/>
    <w:rsid w:val="0003022F"/>
    <w:rsid w:val="00032BF8"/>
    <w:rsid w:val="00034261"/>
    <w:rsid w:val="0003429A"/>
    <w:rsid w:val="00035ED8"/>
    <w:rsid w:val="000364B5"/>
    <w:rsid w:val="000411D1"/>
    <w:rsid w:val="00044799"/>
    <w:rsid w:val="00044E5B"/>
    <w:rsid w:val="00050A09"/>
    <w:rsid w:val="00051FBE"/>
    <w:rsid w:val="00055231"/>
    <w:rsid w:val="000558BD"/>
    <w:rsid w:val="00055BD1"/>
    <w:rsid w:val="00056E75"/>
    <w:rsid w:val="000603DA"/>
    <w:rsid w:val="0006067D"/>
    <w:rsid w:val="00061466"/>
    <w:rsid w:val="000627CA"/>
    <w:rsid w:val="00064F49"/>
    <w:rsid w:val="00065DB7"/>
    <w:rsid w:val="00067572"/>
    <w:rsid w:val="0007074D"/>
    <w:rsid w:val="0007229F"/>
    <w:rsid w:val="000733AF"/>
    <w:rsid w:val="000737F1"/>
    <w:rsid w:val="0007395D"/>
    <w:rsid w:val="00074859"/>
    <w:rsid w:val="000749BA"/>
    <w:rsid w:val="00074BB8"/>
    <w:rsid w:val="000773A2"/>
    <w:rsid w:val="00077998"/>
    <w:rsid w:val="000805BE"/>
    <w:rsid w:val="00083A5B"/>
    <w:rsid w:val="00085B48"/>
    <w:rsid w:val="00087EDA"/>
    <w:rsid w:val="00093955"/>
    <w:rsid w:val="00097BF3"/>
    <w:rsid w:val="000A18F4"/>
    <w:rsid w:val="000A1AA5"/>
    <w:rsid w:val="000A21D8"/>
    <w:rsid w:val="000A32E9"/>
    <w:rsid w:val="000A61C2"/>
    <w:rsid w:val="000A62F2"/>
    <w:rsid w:val="000A69CF"/>
    <w:rsid w:val="000B07B2"/>
    <w:rsid w:val="000B1459"/>
    <w:rsid w:val="000B1CCB"/>
    <w:rsid w:val="000B4AB5"/>
    <w:rsid w:val="000B5232"/>
    <w:rsid w:val="000B633A"/>
    <w:rsid w:val="000B764B"/>
    <w:rsid w:val="000C40C8"/>
    <w:rsid w:val="000C4B90"/>
    <w:rsid w:val="000C6386"/>
    <w:rsid w:val="000C64B0"/>
    <w:rsid w:val="000C7C45"/>
    <w:rsid w:val="000D1E28"/>
    <w:rsid w:val="000D243C"/>
    <w:rsid w:val="000D3FD6"/>
    <w:rsid w:val="000D4ABA"/>
    <w:rsid w:val="000D67C0"/>
    <w:rsid w:val="000D714F"/>
    <w:rsid w:val="000E195D"/>
    <w:rsid w:val="000E3547"/>
    <w:rsid w:val="000E455F"/>
    <w:rsid w:val="000E4C9B"/>
    <w:rsid w:val="000E56B1"/>
    <w:rsid w:val="000E59B3"/>
    <w:rsid w:val="000E64F8"/>
    <w:rsid w:val="000E6B87"/>
    <w:rsid w:val="000E7C13"/>
    <w:rsid w:val="000F11D3"/>
    <w:rsid w:val="000F49FF"/>
    <w:rsid w:val="000F4B97"/>
    <w:rsid w:val="000F6C02"/>
    <w:rsid w:val="00100D2E"/>
    <w:rsid w:val="00101941"/>
    <w:rsid w:val="00104305"/>
    <w:rsid w:val="001049D6"/>
    <w:rsid w:val="00104EFC"/>
    <w:rsid w:val="00105242"/>
    <w:rsid w:val="00105C19"/>
    <w:rsid w:val="00107424"/>
    <w:rsid w:val="00110D90"/>
    <w:rsid w:val="0011179F"/>
    <w:rsid w:val="0011290F"/>
    <w:rsid w:val="0011426E"/>
    <w:rsid w:val="00114277"/>
    <w:rsid w:val="001156F6"/>
    <w:rsid w:val="001156FF"/>
    <w:rsid w:val="00115989"/>
    <w:rsid w:val="00115E98"/>
    <w:rsid w:val="001228EA"/>
    <w:rsid w:val="001265E0"/>
    <w:rsid w:val="001305F4"/>
    <w:rsid w:val="0013121D"/>
    <w:rsid w:val="0013253D"/>
    <w:rsid w:val="001378A8"/>
    <w:rsid w:val="00143528"/>
    <w:rsid w:val="0014374A"/>
    <w:rsid w:val="00151BB7"/>
    <w:rsid w:val="001541A1"/>
    <w:rsid w:val="00155DA0"/>
    <w:rsid w:val="0015628F"/>
    <w:rsid w:val="00163E4E"/>
    <w:rsid w:val="00164233"/>
    <w:rsid w:val="001666E7"/>
    <w:rsid w:val="001677E7"/>
    <w:rsid w:val="00167FDA"/>
    <w:rsid w:val="00170B33"/>
    <w:rsid w:val="001807F9"/>
    <w:rsid w:val="0018184D"/>
    <w:rsid w:val="00181DDF"/>
    <w:rsid w:val="00182B67"/>
    <w:rsid w:val="001900B8"/>
    <w:rsid w:val="001925B3"/>
    <w:rsid w:val="001950EC"/>
    <w:rsid w:val="001A0083"/>
    <w:rsid w:val="001A0E6A"/>
    <w:rsid w:val="001A1EA5"/>
    <w:rsid w:val="001A626A"/>
    <w:rsid w:val="001A7A9F"/>
    <w:rsid w:val="001A7EA8"/>
    <w:rsid w:val="001B1CC7"/>
    <w:rsid w:val="001B28BF"/>
    <w:rsid w:val="001B29A9"/>
    <w:rsid w:val="001B3515"/>
    <w:rsid w:val="001C1E03"/>
    <w:rsid w:val="001C283E"/>
    <w:rsid w:val="001C3737"/>
    <w:rsid w:val="001D07CE"/>
    <w:rsid w:val="001D2931"/>
    <w:rsid w:val="001D299D"/>
    <w:rsid w:val="001D2C10"/>
    <w:rsid w:val="001D3BB9"/>
    <w:rsid w:val="001D47D6"/>
    <w:rsid w:val="001D5746"/>
    <w:rsid w:val="001E04F4"/>
    <w:rsid w:val="001E13A6"/>
    <w:rsid w:val="001E2085"/>
    <w:rsid w:val="001E2A0F"/>
    <w:rsid w:val="001E40F0"/>
    <w:rsid w:val="001F0E39"/>
    <w:rsid w:val="001F21F2"/>
    <w:rsid w:val="001F4AA0"/>
    <w:rsid w:val="001F54DB"/>
    <w:rsid w:val="001F6CBB"/>
    <w:rsid w:val="001F6E84"/>
    <w:rsid w:val="002036C9"/>
    <w:rsid w:val="00210177"/>
    <w:rsid w:val="00210FD7"/>
    <w:rsid w:val="002168C8"/>
    <w:rsid w:val="00216E94"/>
    <w:rsid w:val="00221876"/>
    <w:rsid w:val="0022260C"/>
    <w:rsid w:val="002249DE"/>
    <w:rsid w:val="00225593"/>
    <w:rsid w:val="00225AF0"/>
    <w:rsid w:val="002260D3"/>
    <w:rsid w:val="002268C1"/>
    <w:rsid w:val="00236504"/>
    <w:rsid w:val="00240BB3"/>
    <w:rsid w:val="00242E53"/>
    <w:rsid w:val="00243B89"/>
    <w:rsid w:val="00243DAA"/>
    <w:rsid w:val="00244C31"/>
    <w:rsid w:val="00247506"/>
    <w:rsid w:val="0025061E"/>
    <w:rsid w:val="00252366"/>
    <w:rsid w:val="00252CC4"/>
    <w:rsid w:val="00254891"/>
    <w:rsid w:val="00254AC6"/>
    <w:rsid w:val="002568BC"/>
    <w:rsid w:val="0025704F"/>
    <w:rsid w:val="002574CC"/>
    <w:rsid w:val="002605D0"/>
    <w:rsid w:val="0026357C"/>
    <w:rsid w:val="00263C8E"/>
    <w:rsid w:val="0026672F"/>
    <w:rsid w:val="00266E2E"/>
    <w:rsid w:val="002731BF"/>
    <w:rsid w:val="00273C53"/>
    <w:rsid w:val="00275AF4"/>
    <w:rsid w:val="00277D19"/>
    <w:rsid w:val="002821AE"/>
    <w:rsid w:val="00285540"/>
    <w:rsid w:val="00287E6D"/>
    <w:rsid w:val="00291C50"/>
    <w:rsid w:val="00295A22"/>
    <w:rsid w:val="002A0753"/>
    <w:rsid w:val="002A0A09"/>
    <w:rsid w:val="002A0EA6"/>
    <w:rsid w:val="002A1536"/>
    <w:rsid w:val="002A1C28"/>
    <w:rsid w:val="002A3C08"/>
    <w:rsid w:val="002A5F6D"/>
    <w:rsid w:val="002B0BB1"/>
    <w:rsid w:val="002B4FE8"/>
    <w:rsid w:val="002B7648"/>
    <w:rsid w:val="002C0CF3"/>
    <w:rsid w:val="002C711D"/>
    <w:rsid w:val="002C76B0"/>
    <w:rsid w:val="002D379C"/>
    <w:rsid w:val="002D3EA6"/>
    <w:rsid w:val="002D601A"/>
    <w:rsid w:val="002D624D"/>
    <w:rsid w:val="002E0DE0"/>
    <w:rsid w:val="002E319E"/>
    <w:rsid w:val="002F0C1C"/>
    <w:rsid w:val="002F4496"/>
    <w:rsid w:val="002F4ED1"/>
    <w:rsid w:val="002F6804"/>
    <w:rsid w:val="002F72FA"/>
    <w:rsid w:val="00300253"/>
    <w:rsid w:val="003006E4"/>
    <w:rsid w:val="003012BE"/>
    <w:rsid w:val="00301391"/>
    <w:rsid w:val="00303F4C"/>
    <w:rsid w:val="00304FA4"/>
    <w:rsid w:val="003057F1"/>
    <w:rsid w:val="00306185"/>
    <w:rsid w:val="003072DA"/>
    <w:rsid w:val="003103F3"/>
    <w:rsid w:val="003107F9"/>
    <w:rsid w:val="00313AA0"/>
    <w:rsid w:val="00314040"/>
    <w:rsid w:val="003149AE"/>
    <w:rsid w:val="0031512D"/>
    <w:rsid w:val="0031627D"/>
    <w:rsid w:val="003169F0"/>
    <w:rsid w:val="00317DFF"/>
    <w:rsid w:val="0032175C"/>
    <w:rsid w:val="003220FC"/>
    <w:rsid w:val="00322DA3"/>
    <w:rsid w:val="00323573"/>
    <w:rsid w:val="00331853"/>
    <w:rsid w:val="003337B1"/>
    <w:rsid w:val="003343DF"/>
    <w:rsid w:val="00334BE1"/>
    <w:rsid w:val="00336263"/>
    <w:rsid w:val="0034198E"/>
    <w:rsid w:val="0034261E"/>
    <w:rsid w:val="00344A78"/>
    <w:rsid w:val="003509E8"/>
    <w:rsid w:val="00353CAA"/>
    <w:rsid w:val="00353D40"/>
    <w:rsid w:val="00355B11"/>
    <w:rsid w:val="00355CDB"/>
    <w:rsid w:val="00356479"/>
    <w:rsid w:val="00361501"/>
    <w:rsid w:val="00364E52"/>
    <w:rsid w:val="00367219"/>
    <w:rsid w:val="00370634"/>
    <w:rsid w:val="0037453F"/>
    <w:rsid w:val="0037471F"/>
    <w:rsid w:val="00374A04"/>
    <w:rsid w:val="00374E84"/>
    <w:rsid w:val="00384F8A"/>
    <w:rsid w:val="00387096"/>
    <w:rsid w:val="00391BFD"/>
    <w:rsid w:val="00394555"/>
    <w:rsid w:val="00395B19"/>
    <w:rsid w:val="00395C77"/>
    <w:rsid w:val="0039660E"/>
    <w:rsid w:val="003A14D6"/>
    <w:rsid w:val="003A70F6"/>
    <w:rsid w:val="003A755B"/>
    <w:rsid w:val="003A7D5F"/>
    <w:rsid w:val="003B1334"/>
    <w:rsid w:val="003B3275"/>
    <w:rsid w:val="003C1E3A"/>
    <w:rsid w:val="003C4EFF"/>
    <w:rsid w:val="003C6D7B"/>
    <w:rsid w:val="003C6DAE"/>
    <w:rsid w:val="003D167C"/>
    <w:rsid w:val="003D3B47"/>
    <w:rsid w:val="003D53F0"/>
    <w:rsid w:val="003D732B"/>
    <w:rsid w:val="003E0E23"/>
    <w:rsid w:val="003E158A"/>
    <w:rsid w:val="003E186F"/>
    <w:rsid w:val="003E2DEE"/>
    <w:rsid w:val="003E33C5"/>
    <w:rsid w:val="003E36F6"/>
    <w:rsid w:val="003E4B91"/>
    <w:rsid w:val="003E6848"/>
    <w:rsid w:val="003F0C54"/>
    <w:rsid w:val="003F3339"/>
    <w:rsid w:val="003F48ED"/>
    <w:rsid w:val="003F6E8F"/>
    <w:rsid w:val="0040005F"/>
    <w:rsid w:val="00410E9B"/>
    <w:rsid w:val="00411329"/>
    <w:rsid w:val="004119F0"/>
    <w:rsid w:val="004157BC"/>
    <w:rsid w:val="004162BA"/>
    <w:rsid w:val="00416582"/>
    <w:rsid w:val="004178E9"/>
    <w:rsid w:val="00420458"/>
    <w:rsid w:val="00421386"/>
    <w:rsid w:val="004219A5"/>
    <w:rsid w:val="00421C47"/>
    <w:rsid w:val="0042466B"/>
    <w:rsid w:val="0042565E"/>
    <w:rsid w:val="00431CF1"/>
    <w:rsid w:val="00433C37"/>
    <w:rsid w:val="00433CB9"/>
    <w:rsid w:val="0043439E"/>
    <w:rsid w:val="00436C1B"/>
    <w:rsid w:val="00437120"/>
    <w:rsid w:val="0044188E"/>
    <w:rsid w:val="004423AC"/>
    <w:rsid w:val="00443CE8"/>
    <w:rsid w:val="00444055"/>
    <w:rsid w:val="0044435D"/>
    <w:rsid w:val="00444428"/>
    <w:rsid w:val="00446032"/>
    <w:rsid w:val="00446818"/>
    <w:rsid w:val="004504AC"/>
    <w:rsid w:val="00455C36"/>
    <w:rsid w:val="00456977"/>
    <w:rsid w:val="00460E00"/>
    <w:rsid w:val="00460F2B"/>
    <w:rsid w:val="004611B6"/>
    <w:rsid w:val="00462287"/>
    <w:rsid w:val="00462754"/>
    <w:rsid w:val="00466314"/>
    <w:rsid w:val="004720AD"/>
    <w:rsid w:val="0047341E"/>
    <w:rsid w:val="004738E8"/>
    <w:rsid w:val="00474376"/>
    <w:rsid w:val="004744C6"/>
    <w:rsid w:val="0047592F"/>
    <w:rsid w:val="00477B91"/>
    <w:rsid w:val="004809ED"/>
    <w:rsid w:val="0048269A"/>
    <w:rsid w:val="004907A2"/>
    <w:rsid w:val="00491FD2"/>
    <w:rsid w:val="00495A88"/>
    <w:rsid w:val="004966C6"/>
    <w:rsid w:val="004967F7"/>
    <w:rsid w:val="00496F59"/>
    <w:rsid w:val="004A2477"/>
    <w:rsid w:val="004A4FD2"/>
    <w:rsid w:val="004A78E4"/>
    <w:rsid w:val="004B0655"/>
    <w:rsid w:val="004B4269"/>
    <w:rsid w:val="004B7052"/>
    <w:rsid w:val="004B7EB3"/>
    <w:rsid w:val="004C0275"/>
    <w:rsid w:val="004C5AFC"/>
    <w:rsid w:val="004D158B"/>
    <w:rsid w:val="004D1C38"/>
    <w:rsid w:val="004D724F"/>
    <w:rsid w:val="004D7696"/>
    <w:rsid w:val="004E1289"/>
    <w:rsid w:val="004E1412"/>
    <w:rsid w:val="004E1C2D"/>
    <w:rsid w:val="004E497A"/>
    <w:rsid w:val="004E7EB7"/>
    <w:rsid w:val="004F3C23"/>
    <w:rsid w:val="004F4557"/>
    <w:rsid w:val="004F63A7"/>
    <w:rsid w:val="004F6672"/>
    <w:rsid w:val="004F79D5"/>
    <w:rsid w:val="0050118A"/>
    <w:rsid w:val="00502651"/>
    <w:rsid w:val="00504800"/>
    <w:rsid w:val="005061BC"/>
    <w:rsid w:val="0050649E"/>
    <w:rsid w:val="00507019"/>
    <w:rsid w:val="0051020E"/>
    <w:rsid w:val="00510652"/>
    <w:rsid w:val="00510752"/>
    <w:rsid w:val="00510F3A"/>
    <w:rsid w:val="005144B2"/>
    <w:rsid w:val="00514AC0"/>
    <w:rsid w:val="00520B52"/>
    <w:rsid w:val="005222C3"/>
    <w:rsid w:val="00524C79"/>
    <w:rsid w:val="00526BE3"/>
    <w:rsid w:val="0053042F"/>
    <w:rsid w:val="00532234"/>
    <w:rsid w:val="00533FF1"/>
    <w:rsid w:val="00537896"/>
    <w:rsid w:val="00541CEF"/>
    <w:rsid w:val="00543BFC"/>
    <w:rsid w:val="00543D06"/>
    <w:rsid w:val="0054579A"/>
    <w:rsid w:val="00547CE0"/>
    <w:rsid w:val="00550691"/>
    <w:rsid w:val="0055386D"/>
    <w:rsid w:val="00554D81"/>
    <w:rsid w:val="0055675D"/>
    <w:rsid w:val="00557424"/>
    <w:rsid w:val="00560119"/>
    <w:rsid w:val="005620E9"/>
    <w:rsid w:val="0056275B"/>
    <w:rsid w:val="00566B8A"/>
    <w:rsid w:val="00566DAB"/>
    <w:rsid w:val="005715C9"/>
    <w:rsid w:val="00571FF8"/>
    <w:rsid w:val="00574667"/>
    <w:rsid w:val="005762FA"/>
    <w:rsid w:val="00580B1E"/>
    <w:rsid w:val="0058170D"/>
    <w:rsid w:val="00585603"/>
    <w:rsid w:val="00586601"/>
    <w:rsid w:val="00586881"/>
    <w:rsid w:val="00586A25"/>
    <w:rsid w:val="0059176B"/>
    <w:rsid w:val="00594BCF"/>
    <w:rsid w:val="00595379"/>
    <w:rsid w:val="005A0976"/>
    <w:rsid w:val="005A1D43"/>
    <w:rsid w:val="005A3253"/>
    <w:rsid w:val="005A4DA3"/>
    <w:rsid w:val="005A7976"/>
    <w:rsid w:val="005B03DE"/>
    <w:rsid w:val="005B662C"/>
    <w:rsid w:val="005B7268"/>
    <w:rsid w:val="005C40DD"/>
    <w:rsid w:val="005C59BD"/>
    <w:rsid w:val="005D0FC5"/>
    <w:rsid w:val="005D2185"/>
    <w:rsid w:val="005D2BC1"/>
    <w:rsid w:val="005D67C1"/>
    <w:rsid w:val="005D7077"/>
    <w:rsid w:val="005D78AA"/>
    <w:rsid w:val="005E1CFB"/>
    <w:rsid w:val="005E6D56"/>
    <w:rsid w:val="005F23C9"/>
    <w:rsid w:val="005F2D4C"/>
    <w:rsid w:val="005F5A87"/>
    <w:rsid w:val="005F6485"/>
    <w:rsid w:val="00600747"/>
    <w:rsid w:val="00601807"/>
    <w:rsid w:val="00605697"/>
    <w:rsid w:val="00606C52"/>
    <w:rsid w:val="00611AD1"/>
    <w:rsid w:val="00612DA0"/>
    <w:rsid w:val="0061620B"/>
    <w:rsid w:val="00617441"/>
    <w:rsid w:val="00617E6F"/>
    <w:rsid w:val="00622589"/>
    <w:rsid w:val="00623DB1"/>
    <w:rsid w:val="00625954"/>
    <w:rsid w:val="0063415A"/>
    <w:rsid w:val="0064071A"/>
    <w:rsid w:val="00640C04"/>
    <w:rsid w:val="006426EF"/>
    <w:rsid w:val="00642832"/>
    <w:rsid w:val="00645AC6"/>
    <w:rsid w:val="00645E24"/>
    <w:rsid w:val="006511E7"/>
    <w:rsid w:val="00653397"/>
    <w:rsid w:val="00653F1A"/>
    <w:rsid w:val="0066110E"/>
    <w:rsid w:val="00663181"/>
    <w:rsid w:val="0066562E"/>
    <w:rsid w:val="00667257"/>
    <w:rsid w:val="00667CBF"/>
    <w:rsid w:val="006731A0"/>
    <w:rsid w:val="006736AD"/>
    <w:rsid w:val="00673E4E"/>
    <w:rsid w:val="00681500"/>
    <w:rsid w:val="00683EE7"/>
    <w:rsid w:val="00684DEB"/>
    <w:rsid w:val="00684DF3"/>
    <w:rsid w:val="00694071"/>
    <w:rsid w:val="00696EB6"/>
    <w:rsid w:val="0069744D"/>
    <w:rsid w:val="006A0CAC"/>
    <w:rsid w:val="006A1027"/>
    <w:rsid w:val="006A27BF"/>
    <w:rsid w:val="006A2B83"/>
    <w:rsid w:val="006A30A6"/>
    <w:rsid w:val="006A567C"/>
    <w:rsid w:val="006B06CD"/>
    <w:rsid w:val="006B3CEB"/>
    <w:rsid w:val="006C12D6"/>
    <w:rsid w:val="006C27F7"/>
    <w:rsid w:val="006C390D"/>
    <w:rsid w:val="006C6EB6"/>
    <w:rsid w:val="006D1214"/>
    <w:rsid w:val="006D3413"/>
    <w:rsid w:val="006D395C"/>
    <w:rsid w:val="006D5491"/>
    <w:rsid w:val="006D6F49"/>
    <w:rsid w:val="006E0B63"/>
    <w:rsid w:val="006E25D1"/>
    <w:rsid w:val="006E2999"/>
    <w:rsid w:val="006E6F74"/>
    <w:rsid w:val="006E7326"/>
    <w:rsid w:val="006E7A97"/>
    <w:rsid w:val="006F3C23"/>
    <w:rsid w:val="006F4488"/>
    <w:rsid w:val="006F4B00"/>
    <w:rsid w:val="006F60DE"/>
    <w:rsid w:val="006F753F"/>
    <w:rsid w:val="00700624"/>
    <w:rsid w:val="0070365D"/>
    <w:rsid w:val="0070682E"/>
    <w:rsid w:val="00713D31"/>
    <w:rsid w:val="00715C7A"/>
    <w:rsid w:val="007162F3"/>
    <w:rsid w:val="007207E3"/>
    <w:rsid w:val="00723B87"/>
    <w:rsid w:val="00724E5D"/>
    <w:rsid w:val="00724E8B"/>
    <w:rsid w:val="00726BE9"/>
    <w:rsid w:val="007270E5"/>
    <w:rsid w:val="00730152"/>
    <w:rsid w:val="00732751"/>
    <w:rsid w:val="0075157E"/>
    <w:rsid w:val="0075239C"/>
    <w:rsid w:val="00754999"/>
    <w:rsid w:val="00755B83"/>
    <w:rsid w:val="00761B98"/>
    <w:rsid w:val="00762BAE"/>
    <w:rsid w:val="00766203"/>
    <w:rsid w:val="00771D75"/>
    <w:rsid w:val="00772A67"/>
    <w:rsid w:val="007745A7"/>
    <w:rsid w:val="0077488C"/>
    <w:rsid w:val="00781D56"/>
    <w:rsid w:val="00782B1A"/>
    <w:rsid w:val="00782C81"/>
    <w:rsid w:val="00782D45"/>
    <w:rsid w:val="00790094"/>
    <w:rsid w:val="0079229C"/>
    <w:rsid w:val="007A3A58"/>
    <w:rsid w:val="007A7D77"/>
    <w:rsid w:val="007B4ED2"/>
    <w:rsid w:val="007C24E4"/>
    <w:rsid w:val="007C2B80"/>
    <w:rsid w:val="007C7943"/>
    <w:rsid w:val="007D2E20"/>
    <w:rsid w:val="007D3003"/>
    <w:rsid w:val="007D3A74"/>
    <w:rsid w:val="007E2827"/>
    <w:rsid w:val="007E3FD5"/>
    <w:rsid w:val="007E49CA"/>
    <w:rsid w:val="007E5B94"/>
    <w:rsid w:val="007F0A9B"/>
    <w:rsid w:val="007F29DD"/>
    <w:rsid w:val="007F41AC"/>
    <w:rsid w:val="007F5D26"/>
    <w:rsid w:val="00802DC9"/>
    <w:rsid w:val="008048AB"/>
    <w:rsid w:val="0081009A"/>
    <w:rsid w:val="0081013F"/>
    <w:rsid w:val="008127A7"/>
    <w:rsid w:val="00812DBE"/>
    <w:rsid w:val="0081762A"/>
    <w:rsid w:val="00824D2D"/>
    <w:rsid w:val="008277C9"/>
    <w:rsid w:val="0083055C"/>
    <w:rsid w:val="00830A02"/>
    <w:rsid w:val="00834891"/>
    <w:rsid w:val="00836447"/>
    <w:rsid w:val="00837785"/>
    <w:rsid w:val="008402F3"/>
    <w:rsid w:val="00842474"/>
    <w:rsid w:val="00845718"/>
    <w:rsid w:val="00846E77"/>
    <w:rsid w:val="0085155E"/>
    <w:rsid w:val="00852FF6"/>
    <w:rsid w:val="008534CC"/>
    <w:rsid w:val="00856F9F"/>
    <w:rsid w:val="00857D69"/>
    <w:rsid w:val="00863D44"/>
    <w:rsid w:val="008655F7"/>
    <w:rsid w:val="00871732"/>
    <w:rsid w:val="008721EA"/>
    <w:rsid w:val="00876A73"/>
    <w:rsid w:val="00877389"/>
    <w:rsid w:val="00883487"/>
    <w:rsid w:val="00885AFB"/>
    <w:rsid w:val="00886FF3"/>
    <w:rsid w:val="00890356"/>
    <w:rsid w:val="00890447"/>
    <w:rsid w:val="00891AC6"/>
    <w:rsid w:val="00894A75"/>
    <w:rsid w:val="00894CC2"/>
    <w:rsid w:val="008A10F1"/>
    <w:rsid w:val="008A1F42"/>
    <w:rsid w:val="008A5548"/>
    <w:rsid w:val="008A7605"/>
    <w:rsid w:val="008B3841"/>
    <w:rsid w:val="008B4589"/>
    <w:rsid w:val="008C3E51"/>
    <w:rsid w:val="008C4CDF"/>
    <w:rsid w:val="008C5A3D"/>
    <w:rsid w:val="008C5B6E"/>
    <w:rsid w:val="008D1C42"/>
    <w:rsid w:val="008D3089"/>
    <w:rsid w:val="008D44DD"/>
    <w:rsid w:val="008D4CE8"/>
    <w:rsid w:val="008E58D6"/>
    <w:rsid w:val="008E6AED"/>
    <w:rsid w:val="008E7D11"/>
    <w:rsid w:val="008F011C"/>
    <w:rsid w:val="008F1A9D"/>
    <w:rsid w:val="008F242E"/>
    <w:rsid w:val="008F3055"/>
    <w:rsid w:val="008F79F6"/>
    <w:rsid w:val="008F7A82"/>
    <w:rsid w:val="0090077F"/>
    <w:rsid w:val="00902BFF"/>
    <w:rsid w:val="00903D3A"/>
    <w:rsid w:val="009074E4"/>
    <w:rsid w:val="00910E48"/>
    <w:rsid w:val="00913520"/>
    <w:rsid w:val="00914859"/>
    <w:rsid w:val="0091778A"/>
    <w:rsid w:val="00917C05"/>
    <w:rsid w:val="00920378"/>
    <w:rsid w:val="00927A6A"/>
    <w:rsid w:val="00943A9F"/>
    <w:rsid w:val="009441D3"/>
    <w:rsid w:val="009462CA"/>
    <w:rsid w:val="009462DF"/>
    <w:rsid w:val="0095240F"/>
    <w:rsid w:val="00952F70"/>
    <w:rsid w:val="009541B0"/>
    <w:rsid w:val="009542CB"/>
    <w:rsid w:val="009606DC"/>
    <w:rsid w:val="00960719"/>
    <w:rsid w:val="009653B3"/>
    <w:rsid w:val="0096585D"/>
    <w:rsid w:val="009724C5"/>
    <w:rsid w:val="00973EAA"/>
    <w:rsid w:val="00974247"/>
    <w:rsid w:val="00974D61"/>
    <w:rsid w:val="0097643C"/>
    <w:rsid w:val="00976EE8"/>
    <w:rsid w:val="0098037E"/>
    <w:rsid w:val="00980384"/>
    <w:rsid w:val="00980A79"/>
    <w:rsid w:val="00987813"/>
    <w:rsid w:val="009917C6"/>
    <w:rsid w:val="00992D8A"/>
    <w:rsid w:val="009930D7"/>
    <w:rsid w:val="00994365"/>
    <w:rsid w:val="00994E47"/>
    <w:rsid w:val="009A05D8"/>
    <w:rsid w:val="009A1945"/>
    <w:rsid w:val="009B1362"/>
    <w:rsid w:val="009B4612"/>
    <w:rsid w:val="009C45AE"/>
    <w:rsid w:val="009C6C1F"/>
    <w:rsid w:val="009D0290"/>
    <w:rsid w:val="009D1555"/>
    <w:rsid w:val="009D1723"/>
    <w:rsid w:val="009D20BC"/>
    <w:rsid w:val="009D21D3"/>
    <w:rsid w:val="009D411B"/>
    <w:rsid w:val="009D5330"/>
    <w:rsid w:val="009D6158"/>
    <w:rsid w:val="009E1118"/>
    <w:rsid w:val="009E13CF"/>
    <w:rsid w:val="009E14FE"/>
    <w:rsid w:val="009E2ECC"/>
    <w:rsid w:val="009E4BB3"/>
    <w:rsid w:val="009E60E1"/>
    <w:rsid w:val="009E69C1"/>
    <w:rsid w:val="009F196D"/>
    <w:rsid w:val="009F2983"/>
    <w:rsid w:val="009F30BA"/>
    <w:rsid w:val="009F7963"/>
    <w:rsid w:val="00A007F2"/>
    <w:rsid w:val="00A02A74"/>
    <w:rsid w:val="00A02B7B"/>
    <w:rsid w:val="00A039E2"/>
    <w:rsid w:val="00A14E2A"/>
    <w:rsid w:val="00A171DC"/>
    <w:rsid w:val="00A176FE"/>
    <w:rsid w:val="00A25DDF"/>
    <w:rsid w:val="00A27B05"/>
    <w:rsid w:val="00A375FC"/>
    <w:rsid w:val="00A37D81"/>
    <w:rsid w:val="00A4222A"/>
    <w:rsid w:val="00A42D71"/>
    <w:rsid w:val="00A51F0B"/>
    <w:rsid w:val="00A52B80"/>
    <w:rsid w:val="00A52BFE"/>
    <w:rsid w:val="00A55894"/>
    <w:rsid w:val="00A60578"/>
    <w:rsid w:val="00A61BCE"/>
    <w:rsid w:val="00A61C67"/>
    <w:rsid w:val="00A62701"/>
    <w:rsid w:val="00A65137"/>
    <w:rsid w:val="00A65834"/>
    <w:rsid w:val="00A76F5B"/>
    <w:rsid w:val="00A80476"/>
    <w:rsid w:val="00A81E44"/>
    <w:rsid w:val="00A86D51"/>
    <w:rsid w:val="00A8710D"/>
    <w:rsid w:val="00A90B00"/>
    <w:rsid w:val="00A92E4A"/>
    <w:rsid w:val="00A931AE"/>
    <w:rsid w:val="00A9321B"/>
    <w:rsid w:val="00A95003"/>
    <w:rsid w:val="00AA04B8"/>
    <w:rsid w:val="00AA0723"/>
    <w:rsid w:val="00AA1A70"/>
    <w:rsid w:val="00AA2C81"/>
    <w:rsid w:val="00AA3DEC"/>
    <w:rsid w:val="00AA4D9C"/>
    <w:rsid w:val="00AB23CB"/>
    <w:rsid w:val="00AB55F4"/>
    <w:rsid w:val="00AB669F"/>
    <w:rsid w:val="00AB6FCB"/>
    <w:rsid w:val="00AB7DCA"/>
    <w:rsid w:val="00AC0431"/>
    <w:rsid w:val="00AC14D4"/>
    <w:rsid w:val="00AC3F66"/>
    <w:rsid w:val="00AC5F04"/>
    <w:rsid w:val="00AD206A"/>
    <w:rsid w:val="00AD24A2"/>
    <w:rsid w:val="00AD2E0C"/>
    <w:rsid w:val="00AD2E3C"/>
    <w:rsid w:val="00AD3EB6"/>
    <w:rsid w:val="00AD654D"/>
    <w:rsid w:val="00AE01D2"/>
    <w:rsid w:val="00AE0370"/>
    <w:rsid w:val="00AE0A7D"/>
    <w:rsid w:val="00AE3DC9"/>
    <w:rsid w:val="00AE5330"/>
    <w:rsid w:val="00AE55BA"/>
    <w:rsid w:val="00AE6265"/>
    <w:rsid w:val="00AF1B7A"/>
    <w:rsid w:val="00AF2252"/>
    <w:rsid w:val="00B00BBB"/>
    <w:rsid w:val="00B0687C"/>
    <w:rsid w:val="00B12A91"/>
    <w:rsid w:val="00B135D1"/>
    <w:rsid w:val="00B142DE"/>
    <w:rsid w:val="00B15265"/>
    <w:rsid w:val="00B16C43"/>
    <w:rsid w:val="00B2028A"/>
    <w:rsid w:val="00B24BD8"/>
    <w:rsid w:val="00B27BED"/>
    <w:rsid w:val="00B3364D"/>
    <w:rsid w:val="00B35BF4"/>
    <w:rsid w:val="00B35EFD"/>
    <w:rsid w:val="00B3645E"/>
    <w:rsid w:val="00B371B5"/>
    <w:rsid w:val="00B55656"/>
    <w:rsid w:val="00B56549"/>
    <w:rsid w:val="00B5728A"/>
    <w:rsid w:val="00B61B5F"/>
    <w:rsid w:val="00B65632"/>
    <w:rsid w:val="00B70A38"/>
    <w:rsid w:val="00B73451"/>
    <w:rsid w:val="00B773D8"/>
    <w:rsid w:val="00B775DE"/>
    <w:rsid w:val="00B77CF0"/>
    <w:rsid w:val="00B83C75"/>
    <w:rsid w:val="00B85FEE"/>
    <w:rsid w:val="00B87009"/>
    <w:rsid w:val="00B909CA"/>
    <w:rsid w:val="00B92272"/>
    <w:rsid w:val="00B938B7"/>
    <w:rsid w:val="00B95AAB"/>
    <w:rsid w:val="00B962CF"/>
    <w:rsid w:val="00BA04A0"/>
    <w:rsid w:val="00BA0EFA"/>
    <w:rsid w:val="00BA36EA"/>
    <w:rsid w:val="00BB4634"/>
    <w:rsid w:val="00BB4E93"/>
    <w:rsid w:val="00BC0CC0"/>
    <w:rsid w:val="00BC2DA1"/>
    <w:rsid w:val="00BC37A0"/>
    <w:rsid w:val="00BC4109"/>
    <w:rsid w:val="00BC5DA7"/>
    <w:rsid w:val="00BC5DB9"/>
    <w:rsid w:val="00BC5ED9"/>
    <w:rsid w:val="00BC69CD"/>
    <w:rsid w:val="00BC733E"/>
    <w:rsid w:val="00BC7880"/>
    <w:rsid w:val="00BD4D1F"/>
    <w:rsid w:val="00BD4D69"/>
    <w:rsid w:val="00BD553F"/>
    <w:rsid w:val="00BD6833"/>
    <w:rsid w:val="00BD787F"/>
    <w:rsid w:val="00BF4DBE"/>
    <w:rsid w:val="00C02228"/>
    <w:rsid w:val="00C10F8B"/>
    <w:rsid w:val="00C17439"/>
    <w:rsid w:val="00C201BE"/>
    <w:rsid w:val="00C2025F"/>
    <w:rsid w:val="00C2034F"/>
    <w:rsid w:val="00C210DF"/>
    <w:rsid w:val="00C2601F"/>
    <w:rsid w:val="00C274B2"/>
    <w:rsid w:val="00C32D0C"/>
    <w:rsid w:val="00C33C9A"/>
    <w:rsid w:val="00C33FC8"/>
    <w:rsid w:val="00C34584"/>
    <w:rsid w:val="00C36CAC"/>
    <w:rsid w:val="00C5124D"/>
    <w:rsid w:val="00C5144A"/>
    <w:rsid w:val="00C532AB"/>
    <w:rsid w:val="00C53544"/>
    <w:rsid w:val="00C55E62"/>
    <w:rsid w:val="00C56E52"/>
    <w:rsid w:val="00C57D9A"/>
    <w:rsid w:val="00C63F23"/>
    <w:rsid w:val="00C64B70"/>
    <w:rsid w:val="00C6571F"/>
    <w:rsid w:val="00C701BD"/>
    <w:rsid w:val="00C70236"/>
    <w:rsid w:val="00C722CF"/>
    <w:rsid w:val="00C72679"/>
    <w:rsid w:val="00C7367B"/>
    <w:rsid w:val="00C742C3"/>
    <w:rsid w:val="00C745B4"/>
    <w:rsid w:val="00C752ED"/>
    <w:rsid w:val="00C80A75"/>
    <w:rsid w:val="00C82CA6"/>
    <w:rsid w:val="00C83770"/>
    <w:rsid w:val="00C841D1"/>
    <w:rsid w:val="00C872D8"/>
    <w:rsid w:val="00C878F7"/>
    <w:rsid w:val="00C9109C"/>
    <w:rsid w:val="00C963C0"/>
    <w:rsid w:val="00C97785"/>
    <w:rsid w:val="00CA07E0"/>
    <w:rsid w:val="00CA2E7F"/>
    <w:rsid w:val="00CA3EAF"/>
    <w:rsid w:val="00CA430F"/>
    <w:rsid w:val="00CA4F4C"/>
    <w:rsid w:val="00CA5128"/>
    <w:rsid w:val="00CA6448"/>
    <w:rsid w:val="00CB0CF6"/>
    <w:rsid w:val="00CB2F0B"/>
    <w:rsid w:val="00CB2F5B"/>
    <w:rsid w:val="00CB61D4"/>
    <w:rsid w:val="00CB67AA"/>
    <w:rsid w:val="00CC6DC5"/>
    <w:rsid w:val="00CC77A0"/>
    <w:rsid w:val="00CD15C6"/>
    <w:rsid w:val="00CD529A"/>
    <w:rsid w:val="00CD652D"/>
    <w:rsid w:val="00CE0812"/>
    <w:rsid w:val="00CE2592"/>
    <w:rsid w:val="00CE2F7F"/>
    <w:rsid w:val="00CE44D1"/>
    <w:rsid w:val="00CE47B8"/>
    <w:rsid w:val="00CF3537"/>
    <w:rsid w:val="00CF792C"/>
    <w:rsid w:val="00D028B7"/>
    <w:rsid w:val="00D0455F"/>
    <w:rsid w:val="00D05AD1"/>
    <w:rsid w:val="00D06F54"/>
    <w:rsid w:val="00D0769F"/>
    <w:rsid w:val="00D1112C"/>
    <w:rsid w:val="00D12857"/>
    <w:rsid w:val="00D12A51"/>
    <w:rsid w:val="00D21F98"/>
    <w:rsid w:val="00D223D4"/>
    <w:rsid w:val="00D22C2A"/>
    <w:rsid w:val="00D3371C"/>
    <w:rsid w:val="00D34F0C"/>
    <w:rsid w:val="00D36741"/>
    <w:rsid w:val="00D36AAB"/>
    <w:rsid w:val="00D424F3"/>
    <w:rsid w:val="00D4465F"/>
    <w:rsid w:val="00D46084"/>
    <w:rsid w:val="00D47EB1"/>
    <w:rsid w:val="00D50DCA"/>
    <w:rsid w:val="00D57150"/>
    <w:rsid w:val="00D57C40"/>
    <w:rsid w:val="00D6122E"/>
    <w:rsid w:val="00D632C9"/>
    <w:rsid w:val="00D65CC2"/>
    <w:rsid w:val="00D7259D"/>
    <w:rsid w:val="00D728E9"/>
    <w:rsid w:val="00D72A08"/>
    <w:rsid w:val="00D73133"/>
    <w:rsid w:val="00D73F92"/>
    <w:rsid w:val="00D74254"/>
    <w:rsid w:val="00D75166"/>
    <w:rsid w:val="00D80C48"/>
    <w:rsid w:val="00D82E92"/>
    <w:rsid w:val="00D83647"/>
    <w:rsid w:val="00D86958"/>
    <w:rsid w:val="00D90C2B"/>
    <w:rsid w:val="00D91AFE"/>
    <w:rsid w:val="00D92F70"/>
    <w:rsid w:val="00D939A7"/>
    <w:rsid w:val="00D957B0"/>
    <w:rsid w:val="00DA3D03"/>
    <w:rsid w:val="00DA48AC"/>
    <w:rsid w:val="00DA63FB"/>
    <w:rsid w:val="00DA747A"/>
    <w:rsid w:val="00DB5257"/>
    <w:rsid w:val="00DB58F8"/>
    <w:rsid w:val="00DB5D98"/>
    <w:rsid w:val="00DC04A8"/>
    <w:rsid w:val="00DC2808"/>
    <w:rsid w:val="00DC5013"/>
    <w:rsid w:val="00DC5323"/>
    <w:rsid w:val="00DC53B8"/>
    <w:rsid w:val="00DC671C"/>
    <w:rsid w:val="00DD092D"/>
    <w:rsid w:val="00DD23E4"/>
    <w:rsid w:val="00DD29E2"/>
    <w:rsid w:val="00DE0360"/>
    <w:rsid w:val="00DE318B"/>
    <w:rsid w:val="00DE416B"/>
    <w:rsid w:val="00DE42C1"/>
    <w:rsid w:val="00DE4B6F"/>
    <w:rsid w:val="00DE51E7"/>
    <w:rsid w:val="00DE637D"/>
    <w:rsid w:val="00DE6883"/>
    <w:rsid w:val="00DE6EBF"/>
    <w:rsid w:val="00DE7753"/>
    <w:rsid w:val="00DE7C2A"/>
    <w:rsid w:val="00DF0564"/>
    <w:rsid w:val="00DF091F"/>
    <w:rsid w:val="00DF0F10"/>
    <w:rsid w:val="00DF581C"/>
    <w:rsid w:val="00DF6B75"/>
    <w:rsid w:val="00DF7823"/>
    <w:rsid w:val="00E05003"/>
    <w:rsid w:val="00E05D80"/>
    <w:rsid w:val="00E1233F"/>
    <w:rsid w:val="00E129E5"/>
    <w:rsid w:val="00E26420"/>
    <w:rsid w:val="00E30288"/>
    <w:rsid w:val="00E30C7E"/>
    <w:rsid w:val="00E350DD"/>
    <w:rsid w:val="00E35922"/>
    <w:rsid w:val="00E400C5"/>
    <w:rsid w:val="00E40B14"/>
    <w:rsid w:val="00E43379"/>
    <w:rsid w:val="00E44883"/>
    <w:rsid w:val="00E44E2A"/>
    <w:rsid w:val="00E4562A"/>
    <w:rsid w:val="00E4591C"/>
    <w:rsid w:val="00E519E5"/>
    <w:rsid w:val="00E51DBA"/>
    <w:rsid w:val="00E5431E"/>
    <w:rsid w:val="00E55EA0"/>
    <w:rsid w:val="00E571AE"/>
    <w:rsid w:val="00E60C7C"/>
    <w:rsid w:val="00E6286E"/>
    <w:rsid w:val="00E62A44"/>
    <w:rsid w:val="00E63A60"/>
    <w:rsid w:val="00E64E30"/>
    <w:rsid w:val="00E657B7"/>
    <w:rsid w:val="00E673F8"/>
    <w:rsid w:val="00E678F0"/>
    <w:rsid w:val="00E71643"/>
    <w:rsid w:val="00E72F4B"/>
    <w:rsid w:val="00E7330B"/>
    <w:rsid w:val="00E73453"/>
    <w:rsid w:val="00E76DFA"/>
    <w:rsid w:val="00E77A93"/>
    <w:rsid w:val="00E840E6"/>
    <w:rsid w:val="00E84E31"/>
    <w:rsid w:val="00E8545F"/>
    <w:rsid w:val="00E87A96"/>
    <w:rsid w:val="00E94396"/>
    <w:rsid w:val="00E957A9"/>
    <w:rsid w:val="00E9724B"/>
    <w:rsid w:val="00EA065F"/>
    <w:rsid w:val="00EA1554"/>
    <w:rsid w:val="00EA1BA7"/>
    <w:rsid w:val="00EA5A50"/>
    <w:rsid w:val="00EB1A79"/>
    <w:rsid w:val="00EB2D41"/>
    <w:rsid w:val="00EB2E67"/>
    <w:rsid w:val="00EB6A6E"/>
    <w:rsid w:val="00EC0DBB"/>
    <w:rsid w:val="00EC329D"/>
    <w:rsid w:val="00EC627D"/>
    <w:rsid w:val="00EC7CE5"/>
    <w:rsid w:val="00ED0EEF"/>
    <w:rsid w:val="00ED272F"/>
    <w:rsid w:val="00ED2FC3"/>
    <w:rsid w:val="00ED4BF8"/>
    <w:rsid w:val="00ED60D0"/>
    <w:rsid w:val="00EE0F49"/>
    <w:rsid w:val="00EE1E4B"/>
    <w:rsid w:val="00EE2343"/>
    <w:rsid w:val="00EE7B98"/>
    <w:rsid w:val="00EF2B45"/>
    <w:rsid w:val="00EF53E4"/>
    <w:rsid w:val="00EF6A2C"/>
    <w:rsid w:val="00F02AB5"/>
    <w:rsid w:val="00F11FCB"/>
    <w:rsid w:val="00F128AA"/>
    <w:rsid w:val="00F12FC8"/>
    <w:rsid w:val="00F13CEA"/>
    <w:rsid w:val="00F16F16"/>
    <w:rsid w:val="00F22E79"/>
    <w:rsid w:val="00F236D0"/>
    <w:rsid w:val="00F24EC4"/>
    <w:rsid w:val="00F26D5D"/>
    <w:rsid w:val="00F26F51"/>
    <w:rsid w:val="00F275C4"/>
    <w:rsid w:val="00F30CFB"/>
    <w:rsid w:val="00F3413F"/>
    <w:rsid w:val="00F36384"/>
    <w:rsid w:val="00F402DA"/>
    <w:rsid w:val="00F42ECE"/>
    <w:rsid w:val="00F4365B"/>
    <w:rsid w:val="00F445C0"/>
    <w:rsid w:val="00F45E55"/>
    <w:rsid w:val="00F46365"/>
    <w:rsid w:val="00F46C89"/>
    <w:rsid w:val="00F538EF"/>
    <w:rsid w:val="00F53F96"/>
    <w:rsid w:val="00F56BC9"/>
    <w:rsid w:val="00F56C53"/>
    <w:rsid w:val="00F56E9A"/>
    <w:rsid w:val="00F64C5D"/>
    <w:rsid w:val="00F65419"/>
    <w:rsid w:val="00F65C8D"/>
    <w:rsid w:val="00F65E4A"/>
    <w:rsid w:val="00F66215"/>
    <w:rsid w:val="00F70731"/>
    <w:rsid w:val="00F765A7"/>
    <w:rsid w:val="00F81819"/>
    <w:rsid w:val="00F81CF3"/>
    <w:rsid w:val="00F821C7"/>
    <w:rsid w:val="00F84A07"/>
    <w:rsid w:val="00F867A9"/>
    <w:rsid w:val="00F86F2C"/>
    <w:rsid w:val="00F9037E"/>
    <w:rsid w:val="00F90AD4"/>
    <w:rsid w:val="00F90CF6"/>
    <w:rsid w:val="00F951F8"/>
    <w:rsid w:val="00FA3E66"/>
    <w:rsid w:val="00FA55CE"/>
    <w:rsid w:val="00FA7696"/>
    <w:rsid w:val="00FB236A"/>
    <w:rsid w:val="00FB39C0"/>
    <w:rsid w:val="00FB4625"/>
    <w:rsid w:val="00FB54C8"/>
    <w:rsid w:val="00FB648F"/>
    <w:rsid w:val="00FB7908"/>
    <w:rsid w:val="00FB7AF1"/>
    <w:rsid w:val="00FB7ECA"/>
    <w:rsid w:val="00FC3615"/>
    <w:rsid w:val="00FC634B"/>
    <w:rsid w:val="00FC7E5F"/>
    <w:rsid w:val="00FD1A36"/>
    <w:rsid w:val="00FD28D0"/>
    <w:rsid w:val="00FE0250"/>
    <w:rsid w:val="00FE2461"/>
    <w:rsid w:val="00FE3CF7"/>
    <w:rsid w:val="00FE7D6E"/>
    <w:rsid w:val="00FF2F6A"/>
    <w:rsid w:val="00FF45F0"/>
    <w:rsid w:val="00FF4E5A"/>
    <w:rsid w:val="00FF4F3C"/>
    <w:rsid w:val="00FF6B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85D0C"/>
  <w15:docId w15:val="{DCA2C45F-8C20-4FC0-9A8C-B66C49910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E8F"/>
    <w:pPr>
      <w:spacing w:after="120"/>
    </w:pPr>
    <w:rPr>
      <w:rFonts w:ascii="Times New Roman" w:hAnsi="Times New Roman"/>
      <w:color w:val="080808" w:themeColor="text1"/>
      <w:sz w:val="24"/>
    </w:rPr>
  </w:style>
  <w:style w:type="paragraph" w:styleId="Heading1">
    <w:name w:val="heading 1"/>
    <w:basedOn w:val="Normal"/>
    <w:next w:val="Normal"/>
    <w:link w:val="Heading1Char"/>
    <w:uiPriority w:val="9"/>
    <w:qFormat/>
    <w:rsid w:val="004907A2"/>
    <w:pPr>
      <w:keepNext/>
      <w:keepLines/>
      <w:numPr>
        <w:numId w:val="8"/>
      </w:numPr>
      <w:tabs>
        <w:tab w:val="num" w:pos="567"/>
      </w:tabs>
      <w:spacing w:before="360" w:after="6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qFormat/>
    <w:rsid w:val="004907A2"/>
    <w:pPr>
      <w:keepNext/>
      <w:keepLines/>
      <w:numPr>
        <w:ilvl w:val="1"/>
        <w:numId w:val="8"/>
      </w:numPr>
      <w:tabs>
        <w:tab w:val="num" w:pos="851"/>
      </w:tabs>
      <w:spacing w:before="360" w:after="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qFormat/>
    <w:rsid w:val="004907A2"/>
    <w:pPr>
      <w:keepNext/>
      <w:keepLines/>
      <w:numPr>
        <w:ilvl w:val="2"/>
        <w:numId w:val="8"/>
      </w:numPr>
      <w:spacing w:before="36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qFormat/>
    <w:rsid w:val="00A176FE"/>
    <w:pPr>
      <w:keepNext/>
      <w:keepLines/>
      <w:numPr>
        <w:ilvl w:val="3"/>
        <w:numId w:val="8"/>
      </w:numPr>
      <w:tabs>
        <w:tab w:val="num" w:pos="1418"/>
      </w:tabs>
      <w:spacing w:before="360" w:after="60"/>
      <w:outlineLvl w:val="3"/>
    </w:pPr>
    <w:rPr>
      <w:rFonts w:asciiTheme="majorHAnsi" w:eastAsiaTheme="majorEastAsia" w:hAnsiTheme="majorHAnsi" w:cstheme="majorBidi"/>
      <w:bCs/>
      <w:iCs/>
      <w:sz w:val="22"/>
    </w:rPr>
  </w:style>
  <w:style w:type="paragraph" w:styleId="Heading5">
    <w:name w:val="heading 5"/>
    <w:basedOn w:val="Normal"/>
    <w:next w:val="Normal"/>
    <w:link w:val="Heading5Char"/>
    <w:uiPriority w:val="9"/>
    <w:qFormat/>
    <w:rsid w:val="005A4DA3"/>
    <w:pPr>
      <w:keepNext/>
      <w:keepLines/>
      <w:numPr>
        <w:ilvl w:val="4"/>
        <w:numId w:val="8"/>
      </w:numPr>
      <w:spacing w:before="360" w:after="60"/>
      <w:outlineLvl w:val="4"/>
    </w:pPr>
    <w:rPr>
      <w:rFonts w:asciiTheme="majorHAnsi" w:eastAsiaTheme="majorEastAsia" w:hAnsiTheme="majorHAnsi" w:cstheme="majorBidi"/>
      <w:b/>
      <w:sz w:val="30"/>
    </w:rPr>
  </w:style>
  <w:style w:type="paragraph" w:styleId="Heading6">
    <w:name w:val="heading 6"/>
    <w:basedOn w:val="Normal"/>
    <w:next w:val="Normal"/>
    <w:link w:val="Heading6Char"/>
    <w:uiPriority w:val="9"/>
    <w:rsid w:val="005A4DA3"/>
    <w:pPr>
      <w:keepNext/>
      <w:keepLines/>
      <w:numPr>
        <w:ilvl w:val="5"/>
        <w:numId w:val="8"/>
      </w:numPr>
      <w:spacing w:before="360" w:after="60"/>
      <w:outlineLvl w:val="5"/>
    </w:pPr>
    <w:rPr>
      <w:rFonts w:asciiTheme="majorHAnsi" w:eastAsiaTheme="majorEastAsia" w:hAnsiTheme="majorHAnsi" w:cstheme="majorBidi"/>
      <w:b/>
      <w:iCs/>
      <w:sz w:val="26"/>
    </w:rPr>
  </w:style>
  <w:style w:type="paragraph" w:styleId="Heading7">
    <w:name w:val="heading 7"/>
    <w:basedOn w:val="Normal"/>
    <w:next w:val="Normal"/>
    <w:link w:val="Heading7Char"/>
    <w:uiPriority w:val="9"/>
    <w:rsid w:val="00A176FE"/>
    <w:pPr>
      <w:keepNext/>
      <w:keepLines/>
      <w:numPr>
        <w:ilvl w:val="6"/>
        <w:numId w:val="8"/>
      </w:numPr>
      <w:spacing w:before="360" w:after="60"/>
      <w:outlineLvl w:val="6"/>
    </w:pPr>
    <w:rPr>
      <w:rFonts w:asciiTheme="majorHAnsi" w:eastAsiaTheme="majorEastAsia" w:hAnsiTheme="majorHAnsi" w:cstheme="majorBidi"/>
      <w:b/>
      <w:iCs/>
      <w:sz w:val="30"/>
    </w:rPr>
  </w:style>
  <w:style w:type="paragraph" w:styleId="Heading8">
    <w:name w:val="heading 8"/>
    <w:basedOn w:val="Normal"/>
    <w:next w:val="Normal"/>
    <w:link w:val="Heading8Char"/>
    <w:uiPriority w:val="9"/>
    <w:rsid w:val="005A4DA3"/>
    <w:pPr>
      <w:keepNext/>
      <w:keepLines/>
      <w:numPr>
        <w:ilvl w:val="7"/>
        <w:numId w:val="8"/>
      </w:numPr>
      <w:spacing w:before="360" w:after="60"/>
      <w:outlineLvl w:val="7"/>
    </w:pPr>
    <w:rPr>
      <w:rFonts w:asciiTheme="majorHAnsi" w:eastAsiaTheme="majorEastAsia" w:hAnsiTheme="majorHAnsi" w:cstheme="majorBidi"/>
      <w:b/>
      <w:sz w:val="22"/>
      <w:szCs w:val="20"/>
    </w:rPr>
  </w:style>
  <w:style w:type="paragraph" w:styleId="Heading9">
    <w:name w:val="heading 9"/>
    <w:basedOn w:val="Normal"/>
    <w:next w:val="Normal"/>
    <w:link w:val="Heading9Char"/>
    <w:uiPriority w:val="9"/>
    <w:semiHidden/>
    <w:qFormat/>
    <w:rsid w:val="005A4DA3"/>
    <w:pPr>
      <w:keepNext/>
      <w:keepLines/>
      <w:numPr>
        <w:ilvl w:val="8"/>
        <w:numId w:val="8"/>
      </w:numPr>
      <w:spacing w:before="40" w:after="0"/>
      <w:outlineLvl w:val="8"/>
    </w:pPr>
    <w:rPr>
      <w:rFonts w:asciiTheme="majorHAnsi" w:eastAsiaTheme="majorEastAsia" w:hAnsiTheme="majorHAnsi" w:cstheme="majorBidi"/>
      <w:i/>
      <w:iCs/>
      <w:color w:val="2D2D2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DA3D03"/>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24C79"/>
    <w:rPr>
      <w:color w:val="080808" w:themeColor="text1"/>
      <w:sz w:val="24"/>
    </w:rPr>
  </w:style>
  <w:style w:type="paragraph" w:styleId="Footer">
    <w:name w:val="footer"/>
    <w:basedOn w:val="Normal"/>
    <w:link w:val="FooterChar"/>
    <w:uiPriority w:val="99"/>
    <w:semiHidden/>
    <w:rsid w:val="00DA3D03"/>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524C79"/>
    <w:rPr>
      <w:color w:val="080808" w:themeColor="text1"/>
      <w:sz w:val="24"/>
    </w:rPr>
  </w:style>
  <w:style w:type="table" w:styleId="TableGrid">
    <w:name w:val="Table Grid"/>
    <w:basedOn w:val="TableNormal"/>
    <w:uiPriority w:val="59"/>
    <w:rsid w:val="00DA3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907A2"/>
    <w:rPr>
      <w:rFonts w:asciiTheme="majorHAnsi" w:eastAsiaTheme="majorEastAsia" w:hAnsiTheme="majorHAnsi" w:cstheme="majorBidi"/>
      <w:b/>
      <w:bCs/>
      <w:color w:val="080808" w:themeColor="text1"/>
      <w:sz w:val="30"/>
      <w:szCs w:val="28"/>
    </w:rPr>
  </w:style>
  <w:style w:type="character" w:customStyle="1" w:styleId="Heading2Char">
    <w:name w:val="Heading 2 Char"/>
    <w:basedOn w:val="DefaultParagraphFont"/>
    <w:link w:val="Heading2"/>
    <w:uiPriority w:val="9"/>
    <w:rsid w:val="004907A2"/>
    <w:rPr>
      <w:rFonts w:asciiTheme="majorHAnsi" w:eastAsiaTheme="majorEastAsia" w:hAnsiTheme="majorHAnsi" w:cstheme="majorBidi"/>
      <w:b/>
      <w:bCs/>
      <w:color w:val="080808" w:themeColor="text1"/>
      <w:sz w:val="26"/>
      <w:szCs w:val="26"/>
    </w:rPr>
  </w:style>
  <w:style w:type="character" w:customStyle="1" w:styleId="Heading3Char">
    <w:name w:val="Heading 3 Char"/>
    <w:basedOn w:val="DefaultParagraphFont"/>
    <w:link w:val="Heading3"/>
    <w:uiPriority w:val="9"/>
    <w:rsid w:val="004907A2"/>
    <w:rPr>
      <w:rFonts w:asciiTheme="majorHAnsi" w:eastAsiaTheme="majorEastAsia" w:hAnsiTheme="majorHAnsi" w:cstheme="majorBidi"/>
      <w:b/>
      <w:bCs/>
      <w:color w:val="080808" w:themeColor="text1"/>
    </w:rPr>
  </w:style>
  <w:style w:type="character" w:customStyle="1" w:styleId="Heading4Char">
    <w:name w:val="Heading 4 Char"/>
    <w:basedOn w:val="DefaultParagraphFont"/>
    <w:link w:val="Heading4"/>
    <w:uiPriority w:val="9"/>
    <w:rsid w:val="00524C79"/>
    <w:rPr>
      <w:rFonts w:asciiTheme="majorHAnsi" w:eastAsiaTheme="majorEastAsia" w:hAnsiTheme="majorHAnsi" w:cstheme="majorBidi"/>
      <w:bCs/>
      <w:iCs/>
      <w:color w:val="080808" w:themeColor="text1"/>
    </w:rPr>
  </w:style>
  <w:style w:type="character" w:customStyle="1" w:styleId="Heading5Char">
    <w:name w:val="Heading 5 Char"/>
    <w:basedOn w:val="DefaultParagraphFont"/>
    <w:link w:val="Heading5"/>
    <w:uiPriority w:val="9"/>
    <w:rsid w:val="00524C79"/>
    <w:rPr>
      <w:rFonts w:asciiTheme="majorHAnsi" w:eastAsiaTheme="majorEastAsia" w:hAnsiTheme="majorHAnsi" w:cstheme="majorBidi"/>
      <w:b/>
      <w:color w:val="080808" w:themeColor="text1"/>
      <w:sz w:val="30"/>
    </w:rPr>
  </w:style>
  <w:style w:type="character" w:customStyle="1" w:styleId="Heading6Char">
    <w:name w:val="Heading 6 Char"/>
    <w:basedOn w:val="DefaultParagraphFont"/>
    <w:link w:val="Heading6"/>
    <w:uiPriority w:val="9"/>
    <w:rsid w:val="00524C79"/>
    <w:rPr>
      <w:rFonts w:asciiTheme="majorHAnsi" w:eastAsiaTheme="majorEastAsia" w:hAnsiTheme="majorHAnsi" w:cstheme="majorBidi"/>
      <w:b/>
      <w:iCs/>
      <w:color w:val="080808" w:themeColor="text1"/>
      <w:sz w:val="26"/>
    </w:rPr>
  </w:style>
  <w:style w:type="character" w:customStyle="1" w:styleId="Heading7Char">
    <w:name w:val="Heading 7 Char"/>
    <w:basedOn w:val="DefaultParagraphFont"/>
    <w:link w:val="Heading7"/>
    <w:uiPriority w:val="9"/>
    <w:rsid w:val="008C5A3D"/>
    <w:rPr>
      <w:rFonts w:asciiTheme="majorHAnsi" w:eastAsiaTheme="majorEastAsia" w:hAnsiTheme="majorHAnsi" w:cstheme="majorBidi"/>
      <w:b/>
      <w:iCs/>
      <w:color w:val="080808" w:themeColor="text1"/>
      <w:sz w:val="30"/>
    </w:rPr>
  </w:style>
  <w:style w:type="character" w:customStyle="1" w:styleId="Heading8Char">
    <w:name w:val="Heading 8 Char"/>
    <w:basedOn w:val="DefaultParagraphFont"/>
    <w:link w:val="Heading8"/>
    <w:uiPriority w:val="9"/>
    <w:rsid w:val="00CB2F0B"/>
    <w:rPr>
      <w:rFonts w:asciiTheme="majorHAnsi" w:eastAsiaTheme="majorEastAsia" w:hAnsiTheme="majorHAnsi" w:cstheme="majorBidi"/>
      <w:b/>
      <w:color w:val="080808" w:themeColor="text1"/>
      <w:szCs w:val="20"/>
    </w:rPr>
  </w:style>
  <w:style w:type="character" w:styleId="Emphasis">
    <w:name w:val="Emphasis"/>
    <w:basedOn w:val="DefaultParagraphFont"/>
    <w:uiPriority w:val="20"/>
    <w:qFormat/>
    <w:rsid w:val="00D50DCA"/>
    <w:rPr>
      <w:b/>
      <w:i w:val="0"/>
      <w:iCs/>
    </w:rPr>
  </w:style>
  <w:style w:type="character" w:styleId="IntenseEmphasis">
    <w:name w:val="Intense Emphasis"/>
    <w:basedOn w:val="DefaultParagraphFont"/>
    <w:uiPriority w:val="21"/>
    <w:qFormat/>
    <w:rsid w:val="00D50DCA"/>
    <w:rPr>
      <w:b/>
      <w:bCs/>
      <w:i w:val="0"/>
      <w:iCs/>
      <w:color w:val="080808" w:themeColor="text1"/>
      <w:u w:val="single"/>
    </w:rPr>
  </w:style>
  <w:style w:type="paragraph" w:styleId="FootnoteText">
    <w:name w:val="footnote text"/>
    <w:basedOn w:val="Normal"/>
    <w:link w:val="FootnoteTextChar"/>
    <w:uiPriority w:val="99"/>
    <w:semiHidden/>
    <w:unhideWhenUsed/>
    <w:qFormat/>
    <w:rsid w:val="00243DAA"/>
    <w:pPr>
      <w:spacing w:after="0" w:line="240" w:lineRule="auto"/>
      <w:ind w:left="119" w:hanging="119"/>
    </w:pPr>
    <w:rPr>
      <w:sz w:val="16"/>
      <w:szCs w:val="20"/>
    </w:rPr>
  </w:style>
  <w:style w:type="character" w:customStyle="1" w:styleId="FootnoteTextChar">
    <w:name w:val="Footnote Text Char"/>
    <w:basedOn w:val="DefaultParagraphFont"/>
    <w:link w:val="FootnoteText"/>
    <w:uiPriority w:val="99"/>
    <w:semiHidden/>
    <w:rsid w:val="00243DAA"/>
    <w:rPr>
      <w:color w:val="080808" w:themeColor="text1"/>
      <w:sz w:val="16"/>
      <w:szCs w:val="20"/>
    </w:rPr>
  </w:style>
  <w:style w:type="character" w:styleId="FootnoteReference">
    <w:name w:val="footnote reference"/>
    <w:basedOn w:val="DefaultParagraphFont"/>
    <w:uiPriority w:val="99"/>
    <w:semiHidden/>
    <w:unhideWhenUsed/>
    <w:rsid w:val="003F6E8F"/>
    <w:rPr>
      <w:rFonts w:ascii="Times New Roman" w:hAnsi="Times New Roman"/>
      <w:sz w:val="24"/>
      <w:vertAlign w:val="superscript"/>
    </w:rPr>
  </w:style>
  <w:style w:type="paragraph" w:styleId="Title">
    <w:name w:val="Title"/>
    <w:basedOn w:val="Normal"/>
    <w:next w:val="Subtitle"/>
    <w:link w:val="TitleChar"/>
    <w:uiPriority w:val="10"/>
    <w:qFormat/>
    <w:rsid w:val="00BC7880"/>
    <w:pPr>
      <w:spacing w:before="120" w:after="240"/>
      <w:contextualSpacing/>
    </w:pPr>
    <w:rPr>
      <w:rFonts w:asciiTheme="majorHAnsi" w:eastAsiaTheme="majorEastAsia" w:hAnsiTheme="majorHAnsi" w:cstheme="majorBidi"/>
      <w:b/>
      <w:sz w:val="30"/>
      <w:szCs w:val="52"/>
    </w:rPr>
  </w:style>
  <w:style w:type="character" w:customStyle="1" w:styleId="TitleChar">
    <w:name w:val="Title Char"/>
    <w:basedOn w:val="DefaultParagraphFont"/>
    <w:link w:val="Title"/>
    <w:uiPriority w:val="10"/>
    <w:rsid w:val="00BC7880"/>
    <w:rPr>
      <w:rFonts w:asciiTheme="majorHAnsi" w:eastAsiaTheme="majorEastAsia" w:hAnsiTheme="majorHAnsi" w:cstheme="majorBidi"/>
      <w:b/>
      <w:color w:val="080808" w:themeColor="text1"/>
      <w:sz w:val="30"/>
      <w:szCs w:val="52"/>
    </w:rPr>
  </w:style>
  <w:style w:type="paragraph" w:styleId="Caption">
    <w:name w:val="caption"/>
    <w:basedOn w:val="Normal"/>
    <w:next w:val="Normal"/>
    <w:uiPriority w:val="35"/>
    <w:qFormat/>
    <w:rsid w:val="00D50DCA"/>
    <w:pPr>
      <w:spacing w:after="200" w:line="240" w:lineRule="auto"/>
    </w:pPr>
    <w:rPr>
      <w:rFonts w:asciiTheme="majorHAnsi" w:hAnsiTheme="majorHAnsi"/>
      <w:bCs/>
      <w:sz w:val="16"/>
      <w:szCs w:val="18"/>
    </w:rPr>
  </w:style>
  <w:style w:type="paragraph" w:styleId="Subtitle">
    <w:name w:val="Subtitle"/>
    <w:basedOn w:val="Normal"/>
    <w:next w:val="Normal"/>
    <w:link w:val="SubtitleChar"/>
    <w:uiPriority w:val="11"/>
    <w:qFormat/>
    <w:rsid w:val="001A0E6A"/>
    <w:pPr>
      <w:numPr>
        <w:ilvl w:val="1"/>
      </w:numPr>
      <w:spacing w:before="240"/>
    </w:pPr>
    <w:rPr>
      <w:rFonts w:asciiTheme="majorHAnsi" w:eastAsiaTheme="majorEastAsia" w:hAnsiTheme="majorHAnsi" w:cstheme="majorBidi"/>
      <w:b/>
      <w:iCs/>
      <w:szCs w:val="24"/>
    </w:rPr>
  </w:style>
  <w:style w:type="character" w:customStyle="1" w:styleId="SubtitleChar">
    <w:name w:val="Subtitle Char"/>
    <w:basedOn w:val="DefaultParagraphFont"/>
    <w:link w:val="Subtitle"/>
    <w:uiPriority w:val="11"/>
    <w:rsid w:val="001A0E6A"/>
    <w:rPr>
      <w:rFonts w:asciiTheme="majorHAnsi" w:eastAsiaTheme="majorEastAsia" w:hAnsiTheme="majorHAnsi" w:cstheme="majorBidi"/>
      <w:b/>
      <w:iCs/>
      <w:color w:val="080808" w:themeColor="text1"/>
      <w:sz w:val="24"/>
      <w:szCs w:val="24"/>
    </w:rPr>
  </w:style>
  <w:style w:type="paragraph" w:customStyle="1" w:styleId="MetaTags">
    <w:name w:val="MetaTags"/>
    <w:basedOn w:val="Normal"/>
    <w:link w:val="MetaTagsZchn"/>
    <w:semiHidden/>
    <w:rsid w:val="00D50DCA"/>
    <w:pPr>
      <w:spacing w:after="0"/>
    </w:pPr>
    <w:rPr>
      <w:rFonts w:asciiTheme="majorHAnsi" w:hAnsiTheme="majorHAnsi"/>
      <w:noProof/>
      <w:sz w:val="16"/>
    </w:rPr>
  </w:style>
  <w:style w:type="paragraph" w:styleId="BalloonText">
    <w:name w:val="Balloon Text"/>
    <w:basedOn w:val="Normal"/>
    <w:link w:val="BalloonTextChar"/>
    <w:uiPriority w:val="99"/>
    <w:semiHidden/>
    <w:unhideWhenUsed/>
    <w:rsid w:val="00894CC2"/>
    <w:pPr>
      <w:spacing w:after="0" w:line="240" w:lineRule="auto"/>
    </w:pPr>
    <w:rPr>
      <w:rFonts w:ascii="Tahoma" w:hAnsi="Tahoma" w:cs="Tahoma"/>
      <w:sz w:val="16"/>
      <w:szCs w:val="16"/>
    </w:rPr>
  </w:style>
  <w:style w:type="character" w:customStyle="1" w:styleId="MetaTagsZchn">
    <w:name w:val="MetaTags Zchn"/>
    <w:basedOn w:val="DefaultParagraphFont"/>
    <w:link w:val="MetaTags"/>
    <w:semiHidden/>
    <w:rsid w:val="00524C79"/>
    <w:rPr>
      <w:rFonts w:asciiTheme="majorHAnsi" w:hAnsiTheme="majorHAnsi"/>
      <w:noProof/>
      <w:color w:val="080808" w:themeColor="text1"/>
      <w:sz w:val="16"/>
    </w:rPr>
  </w:style>
  <w:style w:type="character" w:customStyle="1" w:styleId="BalloonTextChar">
    <w:name w:val="Balloon Text Char"/>
    <w:basedOn w:val="DefaultParagraphFont"/>
    <w:link w:val="BalloonText"/>
    <w:uiPriority w:val="99"/>
    <w:semiHidden/>
    <w:rsid w:val="00894CC2"/>
    <w:rPr>
      <w:rFonts w:ascii="Tahoma" w:hAnsi="Tahoma" w:cs="Tahoma"/>
      <w:color w:val="080808" w:themeColor="text1"/>
      <w:sz w:val="16"/>
      <w:szCs w:val="16"/>
    </w:rPr>
  </w:style>
  <w:style w:type="paragraph" w:styleId="TOC1">
    <w:name w:val="toc 1"/>
    <w:basedOn w:val="Normal"/>
    <w:next w:val="Normal"/>
    <w:uiPriority w:val="39"/>
    <w:rsid w:val="00B0687C"/>
    <w:pPr>
      <w:tabs>
        <w:tab w:val="left" w:pos="1134"/>
        <w:tab w:val="right" w:pos="9061"/>
      </w:tabs>
      <w:spacing w:before="240" w:after="60"/>
      <w:ind w:left="1134" w:right="851" w:hanging="1134"/>
    </w:pPr>
  </w:style>
  <w:style w:type="character" w:styleId="Hyperlink">
    <w:name w:val="Hyperlink"/>
    <w:basedOn w:val="DefaultParagraphFont"/>
    <w:uiPriority w:val="99"/>
    <w:rsid w:val="002A0753"/>
    <w:rPr>
      <w:color w:val="7CA3C6" w:themeColor="accent1"/>
      <w:u w:val="single"/>
    </w:rPr>
  </w:style>
  <w:style w:type="paragraph" w:styleId="TOCHeading">
    <w:name w:val="TOC Heading"/>
    <w:basedOn w:val="Normal"/>
    <w:next w:val="Normal"/>
    <w:uiPriority w:val="39"/>
    <w:unhideWhenUsed/>
    <w:qFormat/>
    <w:rsid w:val="00151BB7"/>
    <w:pPr>
      <w:tabs>
        <w:tab w:val="right" w:pos="9061"/>
      </w:tabs>
      <w:spacing w:after="60"/>
    </w:pPr>
    <w:rPr>
      <w:rFonts w:asciiTheme="majorHAnsi" w:hAnsiTheme="majorHAnsi"/>
      <w:b/>
      <w:sz w:val="22"/>
    </w:rPr>
  </w:style>
  <w:style w:type="paragraph" w:styleId="TOC2">
    <w:name w:val="toc 2"/>
    <w:basedOn w:val="Normal"/>
    <w:next w:val="Normal"/>
    <w:uiPriority w:val="39"/>
    <w:rsid w:val="00B0687C"/>
    <w:pPr>
      <w:tabs>
        <w:tab w:val="left" w:pos="1134"/>
        <w:tab w:val="right" w:pos="9061"/>
      </w:tabs>
      <w:spacing w:after="60"/>
      <w:ind w:left="1134" w:right="851" w:hanging="1134"/>
    </w:pPr>
  </w:style>
  <w:style w:type="paragraph" w:styleId="TOC3">
    <w:name w:val="toc 3"/>
    <w:basedOn w:val="Normal"/>
    <w:next w:val="Normal"/>
    <w:autoRedefine/>
    <w:uiPriority w:val="39"/>
    <w:rsid w:val="00B0687C"/>
    <w:pPr>
      <w:tabs>
        <w:tab w:val="left" w:pos="1134"/>
        <w:tab w:val="right" w:pos="9061"/>
      </w:tabs>
      <w:spacing w:after="60"/>
      <w:ind w:left="1134" w:right="851" w:hanging="1134"/>
    </w:pPr>
  </w:style>
  <w:style w:type="paragraph" w:styleId="TOC4">
    <w:name w:val="toc 4"/>
    <w:basedOn w:val="Normal"/>
    <w:next w:val="Normal"/>
    <w:uiPriority w:val="39"/>
    <w:rsid w:val="00B0687C"/>
    <w:pPr>
      <w:tabs>
        <w:tab w:val="left" w:pos="1134"/>
        <w:tab w:val="right" w:pos="9061"/>
      </w:tabs>
      <w:spacing w:after="60"/>
      <w:ind w:left="1134" w:right="851" w:hanging="1134"/>
    </w:pPr>
  </w:style>
  <w:style w:type="paragraph" w:styleId="TOC5">
    <w:name w:val="toc 5"/>
    <w:basedOn w:val="Normal"/>
    <w:next w:val="Normal"/>
    <w:uiPriority w:val="39"/>
    <w:rsid w:val="00B0687C"/>
    <w:pPr>
      <w:tabs>
        <w:tab w:val="right" w:pos="9061"/>
      </w:tabs>
      <w:spacing w:before="240" w:after="60"/>
      <w:ind w:left="1134" w:right="851"/>
    </w:pPr>
  </w:style>
  <w:style w:type="paragraph" w:styleId="TOC6">
    <w:name w:val="toc 6"/>
    <w:basedOn w:val="Normal"/>
    <w:next w:val="Normal"/>
    <w:uiPriority w:val="39"/>
    <w:rsid w:val="00B0687C"/>
    <w:pPr>
      <w:tabs>
        <w:tab w:val="right" w:pos="9061"/>
      </w:tabs>
      <w:spacing w:after="60"/>
      <w:ind w:left="1134" w:right="851"/>
    </w:pPr>
  </w:style>
  <w:style w:type="paragraph" w:styleId="TOC7">
    <w:name w:val="toc 7"/>
    <w:basedOn w:val="Normal"/>
    <w:next w:val="Normal"/>
    <w:uiPriority w:val="39"/>
    <w:rsid w:val="00B0687C"/>
    <w:pPr>
      <w:tabs>
        <w:tab w:val="right" w:pos="9061"/>
      </w:tabs>
      <w:spacing w:after="60"/>
      <w:ind w:left="1134" w:right="851"/>
    </w:pPr>
  </w:style>
  <w:style w:type="paragraph" w:styleId="TOC8">
    <w:name w:val="toc 8"/>
    <w:basedOn w:val="Normal"/>
    <w:next w:val="Normal"/>
    <w:uiPriority w:val="39"/>
    <w:rsid w:val="00B0687C"/>
    <w:pPr>
      <w:tabs>
        <w:tab w:val="right" w:pos="9061"/>
      </w:tabs>
      <w:spacing w:after="60"/>
      <w:ind w:left="1134" w:right="851"/>
    </w:pPr>
  </w:style>
  <w:style w:type="paragraph" w:styleId="TOC9">
    <w:name w:val="toc 9"/>
    <w:basedOn w:val="Normal"/>
    <w:next w:val="Normal"/>
    <w:autoRedefine/>
    <w:uiPriority w:val="39"/>
    <w:semiHidden/>
    <w:rsid w:val="0040005F"/>
    <w:pPr>
      <w:spacing w:after="0"/>
      <w:ind w:right="851"/>
    </w:pPr>
  </w:style>
  <w:style w:type="paragraph" w:styleId="ListParagraph">
    <w:name w:val="List Paragraph"/>
    <w:basedOn w:val="Normal"/>
    <w:link w:val="ListParagraphChar"/>
    <w:uiPriority w:val="34"/>
    <w:qFormat/>
    <w:rsid w:val="00E64E30"/>
  </w:style>
  <w:style w:type="numbering" w:customStyle="1" w:styleId="SNB1">
    <w:name w:val="SNB 1"/>
    <w:uiPriority w:val="99"/>
    <w:rsid w:val="00E64E30"/>
    <w:pPr>
      <w:numPr>
        <w:numId w:val="1"/>
      </w:numPr>
    </w:pPr>
  </w:style>
  <w:style w:type="numbering" w:customStyle="1" w:styleId="SNB2">
    <w:name w:val="SNB 2"/>
    <w:uiPriority w:val="99"/>
    <w:rsid w:val="00D0769F"/>
    <w:pPr>
      <w:numPr>
        <w:numId w:val="2"/>
      </w:numPr>
    </w:pPr>
  </w:style>
  <w:style w:type="numbering" w:customStyle="1" w:styleId="SNBContent">
    <w:name w:val="SNB Content"/>
    <w:uiPriority w:val="99"/>
    <w:rsid w:val="005A4DA3"/>
    <w:pPr>
      <w:numPr>
        <w:numId w:val="3"/>
      </w:numPr>
    </w:pPr>
  </w:style>
  <w:style w:type="paragraph" w:styleId="EndnoteText">
    <w:name w:val="endnote text"/>
    <w:basedOn w:val="Normal"/>
    <w:link w:val="EndnoteTextChar"/>
    <w:uiPriority w:val="99"/>
    <w:semiHidden/>
    <w:unhideWhenUsed/>
    <w:rsid w:val="00A605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0578"/>
    <w:rPr>
      <w:color w:val="080808" w:themeColor="text1"/>
      <w:sz w:val="20"/>
      <w:szCs w:val="20"/>
    </w:rPr>
  </w:style>
  <w:style w:type="character" w:styleId="EndnoteReference">
    <w:name w:val="endnote reference"/>
    <w:basedOn w:val="DefaultParagraphFont"/>
    <w:uiPriority w:val="99"/>
    <w:semiHidden/>
    <w:unhideWhenUsed/>
    <w:rsid w:val="00A60578"/>
    <w:rPr>
      <w:vertAlign w:val="superscript"/>
    </w:rPr>
  </w:style>
  <w:style w:type="table" w:customStyle="1" w:styleId="EinfacheTabelle">
    <w:name w:val="Einfache Tabelle"/>
    <w:basedOn w:val="TableNormal"/>
    <w:uiPriority w:val="99"/>
    <w:rsid w:val="00FB7AF1"/>
    <w:pPr>
      <w:spacing w:after="0" w:line="240" w:lineRule="auto"/>
    </w:pPr>
    <w:rPr>
      <w:rFonts w:ascii="Arial" w:hAnsi="Arial"/>
      <w:color w:val="080808" w:themeColor="text1"/>
      <w:sz w:val="16"/>
      <w:lang w:val="de-DE"/>
    </w:rPr>
    <w:tblPr>
      <w:tblBorders>
        <w:insideH w:val="single" w:sz="4" w:space="0" w:color="080808" w:themeColor="text1"/>
      </w:tblBorders>
    </w:tblPr>
    <w:tcPr>
      <w:vAlign w:val="center"/>
    </w:tcPr>
    <w:tblStylePr w:type="firstRow">
      <w:pPr>
        <w:jc w:val="left"/>
      </w:pPr>
      <w:rPr>
        <w:rFonts w:ascii="Arial" w:hAnsi="Arial"/>
        <w:b/>
        <w:sz w:val="16"/>
      </w:rPr>
      <w:tblPr/>
      <w:tcPr>
        <w:vAlign w:val="center"/>
      </w:tcPr>
    </w:tblStylePr>
    <w:tblStylePr w:type="firstCol">
      <w:pPr>
        <w:jc w:val="left"/>
      </w:pPr>
      <w:rPr>
        <w:rFonts w:ascii="Arial" w:hAnsi="Arial"/>
        <w:b w:val="0"/>
        <w:sz w:val="16"/>
      </w:rPr>
      <w:tblPr>
        <w:tblCellMar>
          <w:top w:w="57" w:type="dxa"/>
          <w:left w:w="57" w:type="dxa"/>
          <w:bottom w:w="57" w:type="dxa"/>
          <w:right w:w="57" w:type="dxa"/>
        </w:tblCellMar>
      </w:tblPr>
      <w:tcPr>
        <w:vAlign w:val="center"/>
      </w:tcPr>
    </w:tblStylePr>
  </w:style>
  <w:style w:type="character" w:styleId="Strong">
    <w:name w:val="Strong"/>
    <w:basedOn w:val="DefaultParagraphFont"/>
    <w:uiPriority w:val="22"/>
    <w:qFormat/>
    <w:rsid w:val="00A62701"/>
    <w:rPr>
      <w:rFonts w:asciiTheme="majorHAnsi" w:hAnsiTheme="majorHAnsi"/>
      <w:b/>
      <w:bCs/>
      <w:sz w:val="22"/>
    </w:rPr>
  </w:style>
  <w:style w:type="paragraph" w:styleId="Quote">
    <w:name w:val="Quote"/>
    <w:basedOn w:val="Normal"/>
    <w:next w:val="Normal"/>
    <w:link w:val="QuoteChar"/>
    <w:uiPriority w:val="29"/>
    <w:qFormat/>
    <w:rsid w:val="0034261E"/>
    <w:pPr>
      <w:pBdr>
        <w:top w:val="single" w:sz="4" w:space="1" w:color="7CA3C6" w:themeColor="accent1"/>
        <w:bottom w:val="single" w:sz="4" w:space="1" w:color="7CA3C6" w:themeColor="accent1"/>
      </w:pBdr>
    </w:pPr>
    <w:rPr>
      <w:i/>
      <w:iCs/>
      <w:color w:val="7CA3C6" w:themeColor="accent1"/>
    </w:rPr>
  </w:style>
  <w:style w:type="character" w:customStyle="1" w:styleId="QuoteChar">
    <w:name w:val="Quote Char"/>
    <w:basedOn w:val="DefaultParagraphFont"/>
    <w:link w:val="Quote"/>
    <w:uiPriority w:val="29"/>
    <w:rsid w:val="0034261E"/>
    <w:rPr>
      <w:rFonts w:ascii="Times New Roman" w:hAnsi="Times New Roman"/>
      <w:i/>
      <w:iCs/>
      <w:color w:val="7CA3C6" w:themeColor="accent1"/>
      <w:sz w:val="24"/>
    </w:rPr>
  </w:style>
  <w:style w:type="character" w:styleId="PlaceholderText">
    <w:name w:val="Placeholder Text"/>
    <w:basedOn w:val="DefaultParagraphFont"/>
    <w:uiPriority w:val="99"/>
    <w:semiHidden/>
    <w:rsid w:val="00CB2F5B"/>
    <w:rPr>
      <w:color w:val="808080"/>
    </w:rPr>
  </w:style>
  <w:style w:type="character" w:styleId="FollowedHyperlink">
    <w:name w:val="FollowedHyperlink"/>
    <w:basedOn w:val="DefaultParagraphFont"/>
    <w:uiPriority w:val="99"/>
    <w:semiHidden/>
    <w:unhideWhenUsed/>
    <w:rsid w:val="00663181"/>
    <w:rPr>
      <w:color w:val="7CA3C6" w:themeColor="accent1"/>
      <w:u w:val="single"/>
    </w:rPr>
  </w:style>
  <w:style w:type="character" w:customStyle="1" w:styleId="Formatvorlage1">
    <w:name w:val="Formatvorlage1"/>
    <w:basedOn w:val="DefaultParagraphFont"/>
    <w:uiPriority w:val="1"/>
    <w:rsid w:val="005F2D4C"/>
    <w:rPr>
      <w:rFonts w:ascii="Times New Roman" w:hAnsi="Times New Roman" w:cs="Times New Roman" w:hint="default"/>
      <w:sz w:val="18"/>
    </w:rPr>
  </w:style>
  <w:style w:type="paragraph" w:customStyle="1" w:styleId="Aufzhlung">
    <w:name w:val="Aufzählung"/>
    <w:basedOn w:val="Normal"/>
    <w:qFormat/>
    <w:rsid w:val="005F2D4C"/>
    <w:pPr>
      <w:numPr>
        <w:numId w:val="4"/>
      </w:numPr>
      <w:ind w:left="851" w:hanging="851"/>
    </w:pPr>
  </w:style>
  <w:style w:type="paragraph" w:customStyle="1" w:styleId="StandardBox">
    <w:name w:val="Standard_Box"/>
    <w:basedOn w:val="Normal"/>
    <w:link w:val="StandardBoxChar"/>
    <w:qFormat/>
    <w:rsid w:val="00E657B7"/>
    <w:pPr>
      <w:spacing w:after="60"/>
    </w:pPr>
    <w:rPr>
      <w:sz w:val="18"/>
    </w:rPr>
  </w:style>
  <w:style w:type="paragraph" w:customStyle="1" w:styleId="StandardBoxfett">
    <w:name w:val="Standard_Box_fett"/>
    <w:basedOn w:val="StandardBox"/>
    <w:qFormat/>
    <w:rsid w:val="00E657B7"/>
    <w:rPr>
      <w:b/>
    </w:rPr>
  </w:style>
  <w:style w:type="paragraph" w:customStyle="1" w:styleId="Text">
    <w:name w:val="Text"/>
    <w:basedOn w:val="Normal"/>
    <w:rsid w:val="00301391"/>
    <w:pPr>
      <w:spacing w:after="0" w:line="240" w:lineRule="auto"/>
      <w:jc w:val="both"/>
    </w:pPr>
    <w:rPr>
      <w:rFonts w:ascii="Arial" w:eastAsia="Times New Roman" w:hAnsi="Arial" w:cs="Times New Roman"/>
      <w:color w:val="auto"/>
      <w:sz w:val="22"/>
      <w:szCs w:val="20"/>
      <w:lang w:val="de-DE" w:eastAsia="de-CH"/>
    </w:rPr>
  </w:style>
  <w:style w:type="character" w:styleId="CommentReference">
    <w:name w:val="annotation reference"/>
    <w:basedOn w:val="DefaultParagraphFont"/>
    <w:uiPriority w:val="99"/>
    <w:semiHidden/>
    <w:unhideWhenUsed/>
    <w:rsid w:val="00466314"/>
    <w:rPr>
      <w:sz w:val="16"/>
      <w:szCs w:val="16"/>
    </w:rPr>
  </w:style>
  <w:style w:type="paragraph" w:styleId="CommentText">
    <w:name w:val="annotation text"/>
    <w:basedOn w:val="Normal"/>
    <w:link w:val="CommentTextChar"/>
    <w:uiPriority w:val="99"/>
    <w:unhideWhenUsed/>
    <w:rsid w:val="00466314"/>
    <w:pPr>
      <w:spacing w:line="240" w:lineRule="auto"/>
    </w:pPr>
    <w:rPr>
      <w:sz w:val="20"/>
      <w:szCs w:val="20"/>
    </w:rPr>
  </w:style>
  <w:style w:type="character" w:customStyle="1" w:styleId="CommentTextChar">
    <w:name w:val="Comment Text Char"/>
    <w:basedOn w:val="DefaultParagraphFont"/>
    <w:link w:val="CommentText"/>
    <w:uiPriority w:val="99"/>
    <w:rsid w:val="00466314"/>
    <w:rPr>
      <w:rFonts w:ascii="Times New Roman" w:hAnsi="Times New Roman"/>
      <w:color w:val="080808" w:themeColor="text1"/>
      <w:sz w:val="20"/>
      <w:szCs w:val="20"/>
    </w:rPr>
  </w:style>
  <w:style w:type="paragraph" w:styleId="CommentSubject">
    <w:name w:val="annotation subject"/>
    <w:basedOn w:val="CommentText"/>
    <w:next w:val="CommentText"/>
    <w:link w:val="CommentSubjectChar"/>
    <w:uiPriority w:val="99"/>
    <w:semiHidden/>
    <w:unhideWhenUsed/>
    <w:rsid w:val="00466314"/>
    <w:rPr>
      <w:b/>
      <w:bCs/>
    </w:rPr>
  </w:style>
  <w:style w:type="character" w:customStyle="1" w:styleId="CommentSubjectChar">
    <w:name w:val="Comment Subject Char"/>
    <w:basedOn w:val="CommentTextChar"/>
    <w:link w:val="CommentSubject"/>
    <w:uiPriority w:val="99"/>
    <w:semiHidden/>
    <w:rsid w:val="00466314"/>
    <w:rPr>
      <w:rFonts w:ascii="Times New Roman" w:hAnsi="Times New Roman"/>
      <w:b/>
      <w:bCs/>
      <w:color w:val="080808" w:themeColor="text1"/>
      <w:sz w:val="20"/>
      <w:szCs w:val="20"/>
    </w:rPr>
  </w:style>
  <w:style w:type="character" w:customStyle="1" w:styleId="ListParagraphChar">
    <w:name w:val="List Paragraph Char"/>
    <w:basedOn w:val="DefaultParagraphFont"/>
    <w:link w:val="ListParagraph"/>
    <w:uiPriority w:val="34"/>
    <w:rsid w:val="00C02228"/>
    <w:rPr>
      <w:rFonts w:ascii="Times New Roman" w:hAnsi="Times New Roman"/>
      <w:color w:val="080808" w:themeColor="text1"/>
      <w:sz w:val="24"/>
    </w:rPr>
  </w:style>
  <w:style w:type="paragraph" w:customStyle="1" w:styleId="Anhang">
    <w:name w:val="Anhang"/>
    <w:basedOn w:val="Heading1"/>
    <w:next w:val="Normal"/>
    <w:qFormat/>
    <w:rsid w:val="004907A2"/>
    <w:pPr>
      <w:numPr>
        <w:numId w:val="9"/>
      </w:numPr>
      <w:tabs>
        <w:tab w:val="left" w:pos="1701"/>
      </w:tabs>
    </w:pPr>
  </w:style>
  <w:style w:type="paragraph" w:customStyle="1" w:styleId="Hinweis">
    <w:name w:val="Hinweis"/>
    <w:basedOn w:val="StandardBox"/>
    <w:link w:val="HinweisChar"/>
    <w:qFormat/>
    <w:rsid w:val="004F4557"/>
    <w:pPr>
      <w:spacing w:before="120" w:line="240" w:lineRule="auto"/>
    </w:pPr>
    <w:rPr>
      <w:i/>
    </w:rPr>
  </w:style>
  <w:style w:type="character" w:customStyle="1" w:styleId="StandardBoxChar">
    <w:name w:val="Standard_Box Char"/>
    <w:basedOn w:val="DefaultParagraphFont"/>
    <w:link w:val="StandardBox"/>
    <w:rsid w:val="004F4557"/>
    <w:rPr>
      <w:rFonts w:ascii="Times New Roman" w:hAnsi="Times New Roman"/>
      <w:color w:val="080808" w:themeColor="text1"/>
      <w:sz w:val="18"/>
    </w:rPr>
  </w:style>
  <w:style w:type="character" w:customStyle="1" w:styleId="HinweisChar">
    <w:name w:val="Hinweis Char"/>
    <w:basedOn w:val="StandardBoxChar"/>
    <w:link w:val="Hinweis"/>
    <w:rsid w:val="004F4557"/>
    <w:rPr>
      <w:rFonts w:ascii="Times New Roman" w:hAnsi="Times New Roman"/>
      <w:i/>
      <w:color w:val="080808" w:themeColor="text1"/>
      <w:sz w:val="18"/>
    </w:rPr>
  </w:style>
  <w:style w:type="character" w:customStyle="1" w:styleId="Heading9Char">
    <w:name w:val="Heading 9 Char"/>
    <w:basedOn w:val="DefaultParagraphFont"/>
    <w:link w:val="Heading9"/>
    <w:uiPriority w:val="9"/>
    <w:semiHidden/>
    <w:rsid w:val="000135F9"/>
    <w:rPr>
      <w:rFonts w:asciiTheme="majorHAnsi" w:eastAsiaTheme="majorEastAsia" w:hAnsiTheme="majorHAnsi" w:cstheme="majorBidi"/>
      <w:i/>
      <w:iCs/>
      <w:color w:val="2D2D2D" w:themeColor="text1" w:themeTint="D8"/>
      <w:sz w:val="21"/>
      <w:szCs w:val="21"/>
    </w:rPr>
  </w:style>
  <w:style w:type="paragraph" w:customStyle="1" w:styleId="A1">
    <w:name w:val="A.1"/>
    <w:basedOn w:val="Heading2"/>
    <w:next w:val="Normal"/>
    <w:qFormat/>
    <w:rsid w:val="004907A2"/>
    <w:pPr>
      <w:numPr>
        <w:numId w:val="9"/>
      </w:numPr>
    </w:pPr>
  </w:style>
  <w:style w:type="paragraph" w:customStyle="1" w:styleId="A11">
    <w:name w:val="A.1.1"/>
    <w:basedOn w:val="Heading2"/>
    <w:next w:val="Normal"/>
    <w:qFormat/>
    <w:rsid w:val="004907A2"/>
    <w:pPr>
      <w:numPr>
        <w:ilvl w:val="2"/>
        <w:numId w:val="9"/>
      </w:numPr>
    </w:pPr>
    <w:rPr>
      <w:sz w:val="22"/>
    </w:rPr>
  </w:style>
  <w:style w:type="paragraph" w:customStyle="1" w:styleId="A111">
    <w:name w:val="A.1.1.1"/>
    <w:basedOn w:val="Heading4"/>
    <w:next w:val="Normal"/>
    <w:qFormat/>
    <w:rsid w:val="004907A2"/>
    <w:pPr>
      <w:numPr>
        <w:numId w:val="9"/>
      </w:numPr>
    </w:pPr>
  </w:style>
  <w:style w:type="numbering" w:customStyle="1" w:styleId="StyleAnhang">
    <w:name w:val="Style Anhang"/>
    <w:uiPriority w:val="99"/>
    <w:rsid w:val="00B61B5F"/>
    <w:pPr>
      <w:numPr>
        <w:numId w:val="7"/>
      </w:numPr>
    </w:pPr>
  </w:style>
  <w:style w:type="paragraph" w:customStyle="1" w:styleId="AnhangA1">
    <w:name w:val="Anhang A.1"/>
    <w:basedOn w:val="Heading2"/>
    <w:next w:val="Normal"/>
    <w:rsid w:val="004907A2"/>
  </w:style>
  <w:style w:type="paragraph" w:customStyle="1" w:styleId="AnhangA11">
    <w:name w:val="Anhang A.1.1"/>
    <w:basedOn w:val="Heading3"/>
    <w:next w:val="Normal"/>
    <w:rsid w:val="004907A2"/>
  </w:style>
  <w:style w:type="paragraph" w:customStyle="1" w:styleId="AnhangA111">
    <w:name w:val="Anhang A.1.1.1"/>
    <w:basedOn w:val="Heading3"/>
    <w:next w:val="Normal"/>
    <w:rsid w:val="004907A2"/>
    <w:pPr>
      <w:tabs>
        <w:tab w:val="num" w:pos="1418"/>
      </w:tabs>
    </w:pPr>
  </w:style>
  <w:style w:type="paragraph" w:styleId="Revision">
    <w:name w:val="Revision"/>
    <w:hidden/>
    <w:uiPriority w:val="99"/>
    <w:semiHidden/>
    <w:rsid w:val="001F6CBB"/>
    <w:pPr>
      <w:spacing w:after="0" w:line="240" w:lineRule="auto"/>
    </w:pPr>
    <w:rPr>
      <w:rFonts w:ascii="Times New Roman" w:hAnsi="Times New Roman"/>
      <w:color w:val="080808" w:themeColor="text1"/>
      <w:sz w:val="24"/>
    </w:rPr>
  </w:style>
  <w:style w:type="character" w:styleId="UnresolvedMention">
    <w:name w:val="Unresolved Mention"/>
    <w:basedOn w:val="DefaultParagraphFont"/>
    <w:uiPriority w:val="99"/>
    <w:semiHidden/>
    <w:unhideWhenUsed/>
    <w:rsid w:val="008F3055"/>
    <w:rPr>
      <w:color w:val="605E5C"/>
      <w:shd w:val="clear" w:color="auto" w:fill="E1DFDD"/>
    </w:rPr>
  </w:style>
  <w:style w:type="paragraph" w:customStyle="1" w:styleId="AufzhlungTabelle">
    <w:name w:val="Aufzählung Tabelle"/>
    <w:basedOn w:val="ListParagraph"/>
    <w:link w:val="AufzhlungTabelleChar"/>
    <w:qFormat/>
    <w:rsid w:val="001541A1"/>
    <w:pPr>
      <w:numPr>
        <w:numId w:val="12"/>
      </w:numPr>
      <w:spacing w:before="60" w:after="60" w:line="240" w:lineRule="auto"/>
      <w:ind w:left="414" w:hanging="357"/>
    </w:pPr>
    <w:rPr>
      <w:sz w:val="18"/>
    </w:rPr>
  </w:style>
  <w:style w:type="character" w:customStyle="1" w:styleId="AufzhlungTabelleChar">
    <w:name w:val="Aufzählung Tabelle Char"/>
    <w:basedOn w:val="ListParagraphChar"/>
    <w:link w:val="AufzhlungTabelle"/>
    <w:rsid w:val="001541A1"/>
    <w:rPr>
      <w:rFonts w:ascii="Times New Roman" w:hAnsi="Times New Roman"/>
      <w:color w:val="080808" w:themeColor="text1"/>
      <w:sz w:val="18"/>
    </w:rPr>
  </w:style>
  <w:style w:type="paragraph" w:customStyle="1" w:styleId="StandardBoxmicroRef">
    <w:name w:val="Standard_Box_microRef"/>
    <w:basedOn w:val="StandardBox"/>
    <w:link w:val="StandardBoxmicroRefChar"/>
    <w:qFormat/>
    <w:rsid w:val="00E40B14"/>
    <w:pPr>
      <w:spacing w:line="240" w:lineRule="auto"/>
    </w:pPr>
    <w:rPr>
      <w:vertAlign w:val="superscript"/>
    </w:rPr>
  </w:style>
  <w:style w:type="character" w:customStyle="1" w:styleId="StandardBoxmicroRefChar">
    <w:name w:val="Standard_Box_microRef Char"/>
    <w:basedOn w:val="StandardBoxChar"/>
    <w:link w:val="StandardBoxmicroRef"/>
    <w:rsid w:val="00E40B14"/>
    <w:rPr>
      <w:rFonts w:ascii="Times New Roman" w:hAnsi="Times New Roman"/>
      <w:color w:val="080808" w:themeColor="text1"/>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590">
      <w:bodyDiv w:val="1"/>
      <w:marLeft w:val="0"/>
      <w:marRight w:val="0"/>
      <w:marTop w:val="0"/>
      <w:marBottom w:val="0"/>
      <w:divBdr>
        <w:top w:val="none" w:sz="0" w:space="0" w:color="auto"/>
        <w:left w:val="none" w:sz="0" w:space="0" w:color="auto"/>
        <w:bottom w:val="none" w:sz="0" w:space="0" w:color="auto"/>
        <w:right w:val="none" w:sz="0" w:space="0" w:color="auto"/>
      </w:divBdr>
    </w:div>
    <w:div w:id="559635478">
      <w:bodyDiv w:val="1"/>
      <w:marLeft w:val="0"/>
      <w:marRight w:val="0"/>
      <w:marTop w:val="0"/>
      <w:marBottom w:val="0"/>
      <w:divBdr>
        <w:top w:val="none" w:sz="0" w:space="0" w:color="auto"/>
        <w:left w:val="none" w:sz="0" w:space="0" w:color="auto"/>
        <w:bottom w:val="none" w:sz="0" w:space="0" w:color="auto"/>
        <w:right w:val="none" w:sz="0" w:space="0" w:color="auto"/>
      </w:divBdr>
    </w:div>
    <w:div w:id="643510068">
      <w:bodyDiv w:val="1"/>
      <w:marLeft w:val="0"/>
      <w:marRight w:val="0"/>
      <w:marTop w:val="0"/>
      <w:marBottom w:val="0"/>
      <w:divBdr>
        <w:top w:val="none" w:sz="0" w:space="0" w:color="auto"/>
        <w:left w:val="none" w:sz="0" w:space="0" w:color="auto"/>
        <w:bottom w:val="none" w:sz="0" w:space="0" w:color="auto"/>
        <w:right w:val="none" w:sz="0" w:space="0" w:color="auto"/>
      </w:divBdr>
    </w:div>
    <w:div w:id="906261135">
      <w:bodyDiv w:val="1"/>
      <w:marLeft w:val="0"/>
      <w:marRight w:val="0"/>
      <w:marTop w:val="0"/>
      <w:marBottom w:val="0"/>
      <w:divBdr>
        <w:top w:val="none" w:sz="0" w:space="0" w:color="auto"/>
        <w:left w:val="none" w:sz="0" w:space="0" w:color="auto"/>
        <w:bottom w:val="none" w:sz="0" w:space="0" w:color="auto"/>
        <w:right w:val="none" w:sz="0" w:space="0" w:color="auto"/>
      </w:divBdr>
    </w:div>
    <w:div w:id="1039159669">
      <w:bodyDiv w:val="1"/>
      <w:marLeft w:val="0"/>
      <w:marRight w:val="0"/>
      <w:marTop w:val="0"/>
      <w:marBottom w:val="0"/>
      <w:divBdr>
        <w:top w:val="none" w:sz="0" w:space="0" w:color="auto"/>
        <w:left w:val="none" w:sz="0" w:space="0" w:color="auto"/>
        <w:bottom w:val="none" w:sz="0" w:space="0" w:color="auto"/>
        <w:right w:val="none" w:sz="0" w:space="0" w:color="auto"/>
      </w:divBdr>
    </w:div>
    <w:div w:id="1143540677">
      <w:bodyDiv w:val="1"/>
      <w:marLeft w:val="0"/>
      <w:marRight w:val="0"/>
      <w:marTop w:val="0"/>
      <w:marBottom w:val="0"/>
      <w:divBdr>
        <w:top w:val="none" w:sz="0" w:space="0" w:color="auto"/>
        <w:left w:val="none" w:sz="0" w:space="0" w:color="auto"/>
        <w:bottom w:val="none" w:sz="0" w:space="0" w:color="auto"/>
        <w:right w:val="none" w:sz="0" w:space="0" w:color="auto"/>
      </w:divBdr>
    </w:div>
    <w:div w:id="1240677449">
      <w:bodyDiv w:val="1"/>
      <w:marLeft w:val="0"/>
      <w:marRight w:val="0"/>
      <w:marTop w:val="0"/>
      <w:marBottom w:val="0"/>
      <w:divBdr>
        <w:top w:val="none" w:sz="0" w:space="0" w:color="auto"/>
        <w:left w:val="none" w:sz="0" w:space="0" w:color="auto"/>
        <w:bottom w:val="none" w:sz="0" w:space="0" w:color="auto"/>
        <w:right w:val="none" w:sz="0" w:space="0" w:color="auto"/>
      </w:divBdr>
    </w:div>
    <w:div w:id="1271470809">
      <w:bodyDiv w:val="1"/>
      <w:marLeft w:val="0"/>
      <w:marRight w:val="0"/>
      <w:marTop w:val="0"/>
      <w:marBottom w:val="0"/>
      <w:divBdr>
        <w:top w:val="none" w:sz="0" w:space="0" w:color="auto"/>
        <w:left w:val="none" w:sz="0" w:space="0" w:color="auto"/>
        <w:bottom w:val="none" w:sz="0" w:space="0" w:color="auto"/>
        <w:right w:val="none" w:sz="0" w:space="0" w:color="auto"/>
      </w:divBdr>
    </w:div>
    <w:div w:id="1328945448">
      <w:bodyDiv w:val="1"/>
      <w:marLeft w:val="0"/>
      <w:marRight w:val="0"/>
      <w:marTop w:val="0"/>
      <w:marBottom w:val="0"/>
      <w:divBdr>
        <w:top w:val="none" w:sz="0" w:space="0" w:color="auto"/>
        <w:left w:val="none" w:sz="0" w:space="0" w:color="auto"/>
        <w:bottom w:val="none" w:sz="0" w:space="0" w:color="auto"/>
        <w:right w:val="none" w:sz="0" w:space="0" w:color="auto"/>
      </w:divBdr>
    </w:div>
    <w:div w:id="1396275448">
      <w:bodyDiv w:val="1"/>
      <w:marLeft w:val="0"/>
      <w:marRight w:val="0"/>
      <w:marTop w:val="0"/>
      <w:marBottom w:val="0"/>
      <w:divBdr>
        <w:top w:val="none" w:sz="0" w:space="0" w:color="auto"/>
        <w:left w:val="none" w:sz="0" w:space="0" w:color="auto"/>
        <w:bottom w:val="none" w:sz="0" w:space="0" w:color="auto"/>
        <w:right w:val="none" w:sz="0" w:space="0" w:color="auto"/>
      </w:divBdr>
    </w:div>
    <w:div w:id="1421171426">
      <w:bodyDiv w:val="1"/>
      <w:marLeft w:val="0"/>
      <w:marRight w:val="0"/>
      <w:marTop w:val="0"/>
      <w:marBottom w:val="0"/>
      <w:divBdr>
        <w:top w:val="none" w:sz="0" w:space="0" w:color="auto"/>
        <w:left w:val="none" w:sz="0" w:space="0" w:color="auto"/>
        <w:bottom w:val="none" w:sz="0" w:space="0" w:color="auto"/>
        <w:right w:val="none" w:sz="0" w:space="0" w:color="auto"/>
      </w:divBdr>
    </w:div>
    <w:div w:id="1644118979">
      <w:bodyDiv w:val="1"/>
      <w:marLeft w:val="0"/>
      <w:marRight w:val="0"/>
      <w:marTop w:val="0"/>
      <w:marBottom w:val="0"/>
      <w:divBdr>
        <w:top w:val="none" w:sz="0" w:space="0" w:color="auto"/>
        <w:left w:val="none" w:sz="0" w:space="0" w:color="auto"/>
        <w:bottom w:val="none" w:sz="0" w:space="0" w:color="auto"/>
        <w:right w:val="none" w:sz="0" w:space="0" w:color="auto"/>
      </w:divBdr>
    </w:div>
    <w:div w:id="1726832052">
      <w:bodyDiv w:val="1"/>
      <w:marLeft w:val="0"/>
      <w:marRight w:val="0"/>
      <w:marTop w:val="0"/>
      <w:marBottom w:val="0"/>
      <w:divBdr>
        <w:top w:val="none" w:sz="0" w:space="0" w:color="auto"/>
        <w:left w:val="none" w:sz="0" w:space="0" w:color="auto"/>
        <w:bottom w:val="none" w:sz="0" w:space="0" w:color="auto"/>
        <w:right w:val="none" w:sz="0" w:space="0" w:color="auto"/>
      </w:divBdr>
    </w:div>
    <w:div w:id="1832258252">
      <w:bodyDiv w:val="1"/>
      <w:marLeft w:val="0"/>
      <w:marRight w:val="0"/>
      <w:marTop w:val="0"/>
      <w:marBottom w:val="0"/>
      <w:divBdr>
        <w:top w:val="none" w:sz="0" w:space="0" w:color="auto"/>
        <w:left w:val="none" w:sz="0" w:space="0" w:color="auto"/>
        <w:bottom w:val="none" w:sz="0" w:space="0" w:color="auto"/>
        <w:right w:val="none" w:sz="0" w:space="0" w:color="auto"/>
      </w:divBdr>
    </w:div>
    <w:div w:id="2082289662">
      <w:bodyDiv w:val="1"/>
      <w:marLeft w:val="0"/>
      <w:marRight w:val="0"/>
      <w:marTop w:val="0"/>
      <w:marBottom w:val="0"/>
      <w:divBdr>
        <w:top w:val="none" w:sz="0" w:space="0" w:color="auto"/>
        <w:left w:val="none" w:sz="0" w:space="0" w:color="auto"/>
        <w:bottom w:val="none" w:sz="0" w:space="0" w:color="auto"/>
        <w:right w:val="none" w:sz="0" w:space="0" w:color="auto"/>
      </w:divBdr>
    </w:div>
    <w:div w:id="2082873197">
      <w:bodyDiv w:val="1"/>
      <w:marLeft w:val="0"/>
      <w:marRight w:val="0"/>
      <w:marTop w:val="0"/>
      <w:marBottom w:val="0"/>
      <w:divBdr>
        <w:top w:val="none" w:sz="0" w:space="0" w:color="auto"/>
        <w:left w:val="none" w:sz="0" w:space="0" w:color="auto"/>
        <w:bottom w:val="none" w:sz="0" w:space="0" w:color="auto"/>
        <w:right w:val="none" w:sz="0" w:space="0" w:color="auto"/>
      </w:divBdr>
    </w:div>
    <w:div w:id="212299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eww.snb.ch/ateliers/wsws/Public/FW%201110%20de%20Berechtigungsverwaltung.pdf" TargetMode="External"/><Relationship Id="rId3" Type="http://schemas.openxmlformats.org/officeDocument/2006/relationships/hyperlink" Target="https://eww.snb.ch/ateliers/wsws/Public/RB%201701%20de%20Internes%20Kontrollsystem.pdf" TargetMode="External"/><Relationship Id="rId7" Type="http://schemas.openxmlformats.org/officeDocument/2006/relationships/hyperlink" Target="https://eww.snb.ch/ateliers/wsws/Public/FW%201110%20de%20Berechtigungsverwaltung.pdf" TargetMode="External"/><Relationship Id="rId2" Type="http://schemas.openxmlformats.org/officeDocument/2006/relationships/hyperlink" Target="https://inhouse.snb.ch/stories/Pages/Stories/jn5SWYGEFP72uIkaxos3Gg/ce188fc7-5351-4231-b032-755512c92189.aspx" TargetMode="External"/><Relationship Id="rId1" Type="http://schemas.openxmlformats.org/officeDocument/2006/relationships/hyperlink" Target="https://www.ncsc.admin.ch/dam/ncsc/de/dokumente/dokumentation/vorgaben/prozesse/p041/P041-Leitfaden-Schutzbedarfsanalyse_d.pdf.download.pdf/P041-Leitfaden-Schutzbedarfsanalyse_d.pdf" TargetMode="External"/><Relationship Id="rId6" Type="http://schemas.openxmlformats.org/officeDocument/2006/relationships/hyperlink" Target="https://eww.snb.ch/ateliers/wsws/Public/FW%201110%20de%20Berechtigungsverwaltung.pdf" TargetMode="External"/><Relationship Id="rId11" Type="http://schemas.openxmlformats.org/officeDocument/2006/relationships/hyperlink" Target="https://eww.snb.ch/ateliers/wsws/Public/AW%201700%20002%20de%20Sicherheitsanforderungen%20Identity%20und%20Access%20Management.pdf" TargetMode="External"/><Relationship Id="rId5" Type="http://schemas.openxmlformats.org/officeDocument/2006/relationships/hyperlink" Target="https://eww.snb.ch/ateliers/wsws/Public/FW%201110%20de%20Berechtigungsverwaltung.pdf" TargetMode="External"/><Relationship Id="rId10" Type="http://schemas.openxmlformats.org/officeDocument/2006/relationships/hyperlink" Target="https://eww.snb.ch/ateliers/wsws/Public/BW%201101%201%20de%20Schutz%20und%20Klassifizierung%20von%20Informationen.pdf" TargetMode="External"/><Relationship Id="rId4" Type="http://schemas.openxmlformats.org/officeDocument/2006/relationships/hyperlink" Target="https://eww.snb.ch/ateliers/wsws/Public/FW%201110%20de%20Berechtigungsverwaltung.pdf" TargetMode="External"/><Relationship Id="rId9" Type="http://schemas.openxmlformats.org/officeDocument/2006/relationships/hyperlink" Target="https://eww.snb.ch/ateliers/wsws/Public/BW%201101%201%20de%20Schutz%20und%20Klassifizierung%20von%20Informationen.pdf"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jira.snb.ch/browse/ITSA-36" TargetMode="External"/><Relationship Id="rId26" Type="http://schemas.openxmlformats.org/officeDocument/2006/relationships/hyperlink" Target="https://jira.snb.ch/projects/ITSA/issues/ITSA-56" TargetMode="External"/><Relationship Id="rId39" Type="http://schemas.openxmlformats.org/officeDocument/2006/relationships/header" Target="header1.xml"/><Relationship Id="rId21" Type="http://schemas.openxmlformats.org/officeDocument/2006/relationships/hyperlink" Target="https://jira.snb.ch/projects/ITSA/issues/ITSA-56" TargetMode="External"/><Relationship Id="rId34" Type="http://schemas.openxmlformats.org/officeDocument/2006/relationships/hyperlink" Target="https://jira.snb.ch/projects/ITSA/issues/ITSA-56"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jira.snb.ch/browse/ITSA-36" TargetMode="External"/><Relationship Id="rId29" Type="http://schemas.openxmlformats.org/officeDocument/2006/relationships/hyperlink" Target="https://jira.snb.ch/projects/ITSA/issues/ITSA-5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jira.snb.ch/projects/ITSA/issues/ITSA-56" TargetMode="External"/><Relationship Id="rId32" Type="http://schemas.openxmlformats.org/officeDocument/2006/relationships/hyperlink" Target="https://jira.snb.ch/projects/ITSA/issues/ITSA-56" TargetMode="External"/><Relationship Id="rId37" Type="http://schemas.openxmlformats.org/officeDocument/2006/relationships/image" Target="media/image1.pn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jira.snb.ch/browse/ITSA-35" TargetMode="External"/><Relationship Id="rId23" Type="http://schemas.openxmlformats.org/officeDocument/2006/relationships/hyperlink" Target="https://jira.snb.ch/projects/ITSA/issues/ITSA-56" TargetMode="External"/><Relationship Id="rId28" Type="http://schemas.openxmlformats.org/officeDocument/2006/relationships/hyperlink" Target="https://jira.snb.ch/projects/ITSA/issues/ITSA-56" TargetMode="External"/><Relationship Id="rId36" Type="http://schemas.openxmlformats.org/officeDocument/2006/relationships/hyperlink" Target="https://jira.snb.ch/projects/ITSA/issues/ITSA-56" TargetMode="External"/><Relationship Id="rId10" Type="http://schemas.openxmlformats.org/officeDocument/2006/relationships/endnotes" Target="endnotes.xml"/><Relationship Id="rId19" Type="http://schemas.openxmlformats.org/officeDocument/2006/relationships/hyperlink" Target="https://jira.snb.ch/projects/ITSA/issues/ITSA-56" TargetMode="External"/><Relationship Id="rId31" Type="http://schemas.openxmlformats.org/officeDocument/2006/relationships/hyperlink" Target="https://jira.snb.ch/projects/ITSA/issues/ITSA-56"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jira.snb.ch/projects/ITSA/issues/ITSA-56" TargetMode="External"/><Relationship Id="rId27" Type="http://schemas.openxmlformats.org/officeDocument/2006/relationships/hyperlink" Target="https://jira.snb.ch/projects/ITSA/issues/ITSA-56" TargetMode="External"/><Relationship Id="rId30" Type="http://schemas.openxmlformats.org/officeDocument/2006/relationships/hyperlink" Target="https://jira.snb.ch/projects/ITSA/issues/ITSA-56" TargetMode="External"/><Relationship Id="rId35" Type="http://schemas.openxmlformats.org/officeDocument/2006/relationships/hyperlink" Target="https://jira.snb.ch/projects/ITSA/issues/ITSA-56"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jira.snb.ch/browse/ITSA-41" TargetMode="External"/><Relationship Id="rId25" Type="http://schemas.openxmlformats.org/officeDocument/2006/relationships/hyperlink" Target="https://jira.snb.ch/projects/ITSA/issues/ITSA-56" TargetMode="External"/><Relationship Id="rId33" Type="http://schemas.openxmlformats.org/officeDocument/2006/relationships/hyperlink" Target="https://jira.snb.ch/projects/ITSA/issues/ITSA-56" TargetMode="External"/><Relationship Id="rId38" Type="http://schemas.openxmlformats.org/officeDocument/2006/relationships/hyperlink" Target="https://wiki.snb.ch/pages/viewpage.action?pageId=153520964" TargetMode="External"/><Relationship Id="rId46" Type="http://schemas.openxmlformats.org/officeDocument/2006/relationships/theme" Target="theme/theme1.xml"/><Relationship Id="rId20" Type="http://schemas.openxmlformats.org/officeDocument/2006/relationships/hyperlink" Target="https://jira.snb.ch/projects/ITSA/issues/ITSA-56" TargetMode="External"/><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_rels/settings.xml.rels><?xml version="1.0" encoding="UTF-8" standalone="yes"?>
<Relationships xmlns="http://schemas.openxmlformats.org/package/2006/relationships"><Relationship Id="rId1" Type="http://schemas.openxmlformats.org/officeDocument/2006/relationships/attachedTemplate" Target="file:///C:\SNB\Templates\OfficeTemplates\Deutsch\Bericht_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BB4E4002524DD589D4BC36B348C4D7"/>
        <w:category>
          <w:name w:val="Allgemein"/>
          <w:gallery w:val="placeholder"/>
        </w:category>
        <w:types>
          <w:type w:val="bbPlcHdr"/>
        </w:types>
        <w:behaviors>
          <w:behavior w:val="content"/>
        </w:behaviors>
        <w:guid w:val="{0D0E3179-0CC8-44CD-B1F4-87105ED84557}"/>
      </w:docPartPr>
      <w:docPartBody>
        <w:p w:rsidR="00DE7548" w:rsidRDefault="00F11311">
          <w:pPr>
            <w:pStyle w:val="2CBB4E4002524DD589D4BC36B348C4D7"/>
          </w:pPr>
          <w:r w:rsidRPr="0001669E">
            <w:rPr>
              <w:rStyle w:val="PlaceholderText"/>
            </w:rPr>
            <w:t>[Title]</w:t>
          </w:r>
        </w:p>
      </w:docPartBody>
    </w:docPart>
    <w:docPart>
      <w:docPartPr>
        <w:name w:val="70C945670CED484FA97795EF34412D86"/>
        <w:category>
          <w:name w:val="Allgemein"/>
          <w:gallery w:val="placeholder"/>
        </w:category>
        <w:types>
          <w:type w:val="bbPlcHdr"/>
        </w:types>
        <w:behaviors>
          <w:behavior w:val="content"/>
        </w:behaviors>
        <w:guid w:val="{2BABB4B1-FC65-4E42-89ED-F2ECA2123E5B}"/>
      </w:docPartPr>
      <w:docPartBody>
        <w:p w:rsidR="00DE7548" w:rsidRDefault="00F11311" w:rsidP="00F11311">
          <w:pPr>
            <w:pStyle w:val="70C945670CED484FA97795EF34412D86"/>
          </w:pPr>
          <w:r>
            <w:rPr>
              <w:rFonts w:cstheme="majorHAnsi"/>
              <w:color w:val="808080" w:themeColor="background1" w:themeShade="80"/>
              <w:szCs w:val="16"/>
            </w:rPr>
            <w:t>[Version]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311"/>
    <w:rsid w:val="00020495"/>
    <w:rsid w:val="00050A09"/>
    <w:rsid w:val="00061466"/>
    <w:rsid w:val="000E1784"/>
    <w:rsid w:val="00101941"/>
    <w:rsid w:val="00104EFC"/>
    <w:rsid w:val="0012256A"/>
    <w:rsid w:val="00123652"/>
    <w:rsid w:val="00165CE5"/>
    <w:rsid w:val="0017792E"/>
    <w:rsid w:val="001807F9"/>
    <w:rsid w:val="001B28BF"/>
    <w:rsid w:val="001E2A0F"/>
    <w:rsid w:val="001E40F0"/>
    <w:rsid w:val="001F3739"/>
    <w:rsid w:val="00200186"/>
    <w:rsid w:val="002604F8"/>
    <w:rsid w:val="00271449"/>
    <w:rsid w:val="00274734"/>
    <w:rsid w:val="00275AF4"/>
    <w:rsid w:val="002D0C9C"/>
    <w:rsid w:val="002E4968"/>
    <w:rsid w:val="003060D4"/>
    <w:rsid w:val="00331853"/>
    <w:rsid w:val="00364E52"/>
    <w:rsid w:val="00371CEF"/>
    <w:rsid w:val="00387096"/>
    <w:rsid w:val="0039135E"/>
    <w:rsid w:val="00395582"/>
    <w:rsid w:val="003B24B8"/>
    <w:rsid w:val="003B6ECC"/>
    <w:rsid w:val="003E7CB1"/>
    <w:rsid w:val="00426408"/>
    <w:rsid w:val="00446818"/>
    <w:rsid w:val="004611B6"/>
    <w:rsid w:val="004738E8"/>
    <w:rsid w:val="004A78E4"/>
    <w:rsid w:val="004E497A"/>
    <w:rsid w:val="004F17C6"/>
    <w:rsid w:val="004F24AB"/>
    <w:rsid w:val="004F63A7"/>
    <w:rsid w:val="00514AC0"/>
    <w:rsid w:val="00517372"/>
    <w:rsid w:val="00520B52"/>
    <w:rsid w:val="00557424"/>
    <w:rsid w:val="005715C9"/>
    <w:rsid w:val="005B7268"/>
    <w:rsid w:val="005F23C9"/>
    <w:rsid w:val="00665E96"/>
    <w:rsid w:val="006731A0"/>
    <w:rsid w:val="006C731A"/>
    <w:rsid w:val="0070244A"/>
    <w:rsid w:val="00724E8B"/>
    <w:rsid w:val="00726022"/>
    <w:rsid w:val="00773BEE"/>
    <w:rsid w:val="0078753A"/>
    <w:rsid w:val="007A3A58"/>
    <w:rsid w:val="007B6C2B"/>
    <w:rsid w:val="007B7F41"/>
    <w:rsid w:val="00803D94"/>
    <w:rsid w:val="00805ACB"/>
    <w:rsid w:val="00830A02"/>
    <w:rsid w:val="008561AD"/>
    <w:rsid w:val="00894A75"/>
    <w:rsid w:val="008A6F83"/>
    <w:rsid w:val="008B5235"/>
    <w:rsid w:val="008F79F6"/>
    <w:rsid w:val="00913520"/>
    <w:rsid w:val="00922183"/>
    <w:rsid w:val="009462CA"/>
    <w:rsid w:val="00975F51"/>
    <w:rsid w:val="00980384"/>
    <w:rsid w:val="00994E47"/>
    <w:rsid w:val="009C3267"/>
    <w:rsid w:val="009D0290"/>
    <w:rsid w:val="009E1118"/>
    <w:rsid w:val="009E14FE"/>
    <w:rsid w:val="009E69C1"/>
    <w:rsid w:val="00A02B7B"/>
    <w:rsid w:val="00A25DDF"/>
    <w:rsid w:val="00A27B05"/>
    <w:rsid w:val="00A35C33"/>
    <w:rsid w:val="00A42D71"/>
    <w:rsid w:val="00A67472"/>
    <w:rsid w:val="00A869C5"/>
    <w:rsid w:val="00AA5089"/>
    <w:rsid w:val="00AB669F"/>
    <w:rsid w:val="00AD222A"/>
    <w:rsid w:val="00AE6265"/>
    <w:rsid w:val="00AF77D1"/>
    <w:rsid w:val="00B00AA4"/>
    <w:rsid w:val="00B573F2"/>
    <w:rsid w:val="00B65632"/>
    <w:rsid w:val="00B76DDC"/>
    <w:rsid w:val="00B90197"/>
    <w:rsid w:val="00B938B7"/>
    <w:rsid w:val="00C201BE"/>
    <w:rsid w:val="00C259A4"/>
    <w:rsid w:val="00C2601F"/>
    <w:rsid w:val="00C34584"/>
    <w:rsid w:val="00C60A10"/>
    <w:rsid w:val="00CB7916"/>
    <w:rsid w:val="00CD4E6B"/>
    <w:rsid w:val="00D5455C"/>
    <w:rsid w:val="00D57D82"/>
    <w:rsid w:val="00D65039"/>
    <w:rsid w:val="00D74CE6"/>
    <w:rsid w:val="00D7786D"/>
    <w:rsid w:val="00D9218D"/>
    <w:rsid w:val="00DA48AC"/>
    <w:rsid w:val="00DA63FB"/>
    <w:rsid w:val="00DB3C7C"/>
    <w:rsid w:val="00DC5323"/>
    <w:rsid w:val="00DC7C3A"/>
    <w:rsid w:val="00DD29E2"/>
    <w:rsid w:val="00DD3A60"/>
    <w:rsid w:val="00DE7548"/>
    <w:rsid w:val="00DE7753"/>
    <w:rsid w:val="00E400C5"/>
    <w:rsid w:val="00E407C4"/>
    <w:rsid w:val="00E62A44"/>
    <w:rsid w:val="00EE6FC9"/>
    <w:rsid w:val="00F11311"/>
    <w:rsid w:val="00F14B69"/>
    <w:rsid w:val="00F46365"/>
    <w:rsid w:val="00F92783"/>
    <w:rsid w:val="00FC0370"/>
    <w:rsid w:val="00FC634B"/>
    <w:rsid w:val="00FF6D0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4B8"/>
    <w:rPr>
      <w:color w:val="808080"/>
    </w:rPr>
  </w:style>
  <w:style w:type="paragraph" w:customStyle="1" w:styleId="2CBB4E4002524DD589D4BC36B348C4D7">
    <w:name w:val="2CBB4E4002524DD589D4BC36B348C4D7"/>
  </w:style>
  <w:style w:type="paragraph" w:customStyle="1" w:styleId="70C945670CED484FA97795EF34412D86">
    <w:name w:val="70C945670CED484FA97795EF34412D86"/>
    <w:rsid w:val="00F113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SNB Farben">
      <a:dk1>
        <a:srgbClr val="080808"/>
      </a:dk1>
      <a:lt1>
        <a:srgbClr val="FFFFFF"/>
      </a:lt1>
      <a:dk2>
        <a:srgbClr val="492B28"/>
      </a:dk2>
      <a:lt2>
        <a:srgbClr val="3E5570"/>
      </a:lt2>
      <a:accent1>
        <a:srgbClr val="7CA3C6"/>
      </a:accent1>
      <a:accent2>
        <a:srgbClr val="94282F"/>
      </a:accent2>
      <a:accent3>
        <a:srgbClr val="F7A600"/>
      </a:accent3>
      <a:accent4>
        <a:srgbClr val="8EBC53"/>
      </a:accent4>
      <a:accent5>
        <a:srgbClr val="3B5350"/>
      </a:accent5>
      <a:accent6>
        <a:srgbClr val="CAE7EA"/>
      </a:accent6>
      <a:hlink>
        <a:srgbClr val="7CA3C6"/>
      </a:hlink>
      <a:folHlink>
        <a:srgbClr val="3E5570"/>
      </a:folHlink>
    </a:clrScheme>
    <a:fontScheme name="SNB Designschriften">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8ABFC9-C15D-EC45-B180-FD7FD0B878C2}">
  <we:reference id="wa200005502" version="1.0.0.12" store="en-US" storeType="OMEX"/>
  <we:alternateReferences>
    <we:reference id="WA200005502" version="1.0.0.12" store="" storeType="OMEX"/>
  </we:alternateReferences>
  <we:properties>
    <we:property name="docId" value="&quot;PQ8fscgO76-5M3VQT6ea7&quot;"/>
    <we:property name="data" value="{&quot;version&quot;:9,&quot;queries&quot;:[{&quot;id&quot;:&quot;f06tMo3NQTrUolQzTtqU7&quot;,&quot;tool&quot;:&quot;chat-html&quot;,&quot;user&quot;:&quot;schreibe in die passive form um.&quot;,&quot;excludeHistory&quot;:true,&quot;filters&quot;:[],&quot;metrics&quot;:{&quot;systemTokensCount&quot;:[239,239],&quot;promptTokensCount&quot;:[9,9],&quot;contextTokensCount&quot;:[109,109],&quot;historyTokensCount&quot;:[17,17],&quot;totalTokensCount&quot;:[374,374]},&quot;assistant&quot;:&quot;&lt;p&gt;Es muss sichergestellt werden, dass nur Daten erhoben werden, die für den dokumentierten Zweck und die festgelegte Rechtsgrundlage erforderlich sind. Jedes erfasste Datenfeld muss einem Zweck zugeordnet und vom Dateneigner freigegeben werden. Freitext- oder Debug-Felder, die personenbezogene Inhalte ermöglichen, dürfen nicht eingesetzt werden, sofern sie nicht zwingend erforderlich und freigegeben sind. Neue oder erweiterte Datenerfassungen müssen vor Inbetriebnahme geprüft und genehmigt werden.&lt;/p&gt;&quot;,&quot;chunksCount&quot;:110}],&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E7C1643AB0FC489F604390D5E1B630" ma:contentTypeVersion="11" ma:contentTypeDescription="Create a new document." ma:contentTypeScope="" ma:versionID="4497d79d8a0f87325b75123ef3bb7d9f">
  <xsd:schema xmlns:xsd="http://www.w3.org/2001/XMLSchema" xmlns:xs="http://www.w3.org/2001/XMLSchema" xmlns:p="http://schemas.microsoft.com/office/2006/metadata/properties" xmlns:ns2="1b9b0bc2-eecf-4b92-a36a-d092fd7e74a5" xmlns:ns3="03378486-06b0-476e-9f65-0b6ba95984d6" targetNamespace="http://schemas.microsoft.com/office/2006/metadata/properties" ma:root="true" ma:fieldsID="30a1f116f89bef82b0e023533f57e9f4" ns2:_="" ns3:_="">
    <xsd:import namespace="1b9b0bc2-eecf-4b92-a36a-d092fd7e74a5"/>
    <xsd:import namespace="03378486-06b0-476e-9f65-0b6ba95984d6"/>
    <xsd:element name="properties">
      <xsd:complexType>
        <xsd:sequence>
          <xsd:element name="documentManagement">
            <xsd:complexType>
              <xsd:all>
                <xsd:element ref="ns2:Documenttype" minOccurs="0"/>
                <xsd:element ref="ns2:Bemerkung" minOccurs="0"/>
                <xsd:element ref="ns2:Sitzung" minOccurs="0"/>
                <xsd:element ref="ns2:Sitzung_x003a_Tite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b0bc2-eecf-4b92-a36a-d092fd7e74a5" elementFormDefault="qualified">
    <xsd:import namespace="http://schemas.microsoft.com/office/2006/documentManagement/types"/>
    <xsd:import namespace="http://schemas.microsoft.com/office/infopath/2007/PartnerControls"/>
    <xsd:element name="Documenttype" ma:index="2" nillable="true" ma:displayName="Dokumententyp" ma:default="Protokoll" ma:format="Dropdown" ma:internalName="Documenttype">
      <xsd:simpleType>
        <xsd:restriction base="dms:Choice">
          <xsd:enumeration value="Sitzungsunterlagen"/>
          <xsd:enumeration value="Konzept"/>
          <xsd:enumeration value="Präsentation"/>
          <xsd:enumeration value="Protokoll"/>
          <xsd:enumeration value="Einladung"/>
          <xsd:enumeration value="Information"/>
        </xsd:restriction>
      </xsd:simpleType>
    </xsd:element>
    <xsd:element name="Bemerkung" ma:index="3" nillable="true" ma:displayName="Bemerkung" ma:internalName="Bemerkung">
      <xsd:simpleType>
        <xsd:restriction base="dms:Note">
          <xsd:maxLength value="255"/>
        </xsd:restriction>
      </xsd:simpleType>
    </xsd:element>
    <xsd:element name="Sitzung" ma:index="10" nillable="true" ma:displayName="Sitzung" ma:list="{0ba17940-f560-439e-aa21-929f23ed607c}" ma:internalName="Sitzung" ma:readOnly="false" ma:showField="Datum_x0020_Titel">
      <xsd:simpleType>
        <xsd:restriction base="dms:Lookup"/>
      </xsd:simpleType>
    </xsd:element>
    <xsd:element name="Sitzung_x003a_Titel" ma:index="11" nillable="true" ma:displayName="Sitzung vom:" ma:description="ITSB Meeting" ma:list="{0ba17940-f560-439e-aa21-929f23ed607c}" ma:internalName="Sitzung_x003a_Titel" ma:readOnly="true" ma:showField="Title" ma:web="03378486-06b0-476e-9f65-0b6ba95984d6">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03378486-06b0-476e-9f65-0b6ba95984d6"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1b9b0bc2-eecf-4b92-a36a-d092fd7e74a5">Protokoll</Documenttype>
    <Bemerkung xmlns="1b9b0bc2-eecf-4b92-a36a-d092fd7e74a5" xsi:nil="true"/>
    <Sitzung xmlns="1b9b0bc2-eecf-4b92-a36a-d092fd7e74a5">144</Sitzung>
  </documentManagement>
</p:properties>
</file>

<file path=customXml/itemProps1.xml><?xml version="1.0" encoding="utf-8"?>
<ds:datastoreItem xmlns:ds="http://schemas.openxmlformats.org/officeDocument/2006/customXml" ds:itemID="{B504B80A-3167-40FD-9470-9A998BE457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b0bc2-eecf-4b92-a36a-d092fd7e74a5"/>
    <ds:schemaRef ds:uri="03378486-06b0-476e-9f65-0b6ba9598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88280E-1BFC-46AC-AE93-A30C233404EE}">
  <ds:schemaRefs>
    <ds:schemaRef ds:uri="http://schemas.openxmlformats.org/officeDocument/2006/bibliography"/>
  </ds:schemaRefs>
</ds:datastoreItem>
</file>

<file path=customXml/itemProps3.xml><?xml version="1.0" encoding="utf-8"?>
<ds:datastoreItem xmlns:ds="http://schemas.openxmlformats.org/officeDocument/2006/customXml" ds:itemID="{FCE42DCE-B5C5-45DD-BD65-30DCF56F0C17}">
  <ds:schemaRefs>
    <ds:schemaRef ds:uri="http://schemas.microsoft.com/sharepoint/v3/contenttype/forms"/>
  </ds:schemaRefs>
</ds:datastoreItem>
</file>

<file path=customXml/itemProps4.xml><?xml version="1.0" encoding="utf-8"?>
<ds:datastoreItem xmlns:ds="http://schemas.openxmlformats.org/officeDocument/2006/customXml" ds:itemID="{7E5F61BF-F747-44F2-AD9F-A6315DA37FCB}">
  <ds:schemaRefs>
    <ds:schemaRef ds:uri="http://schemas.microsoft.com/office/2006/documentManagement/types"/>
    <ds:schemaRef ds:uri="http://purl.org/dc/terms/"/>
    <ds:schemaRef ds:uri="http://schemas.microsoft.com/office/infopath/2007/PartnerControls"/>
    <ds:schemaRef ds:uri="http://purl.org/dc/dcmitype/"/>
    <ds:schemaRef ds:uri="1b9b0bc2-eecf-4b92-a36a-d092fd7e74a5"/>
    <ds:schemaRef ds:uri="http://schemas.microsoft.com/office/2006/metadata/properties"/>
    <ds:schemaRef ds:uri="http://schemas.openxmlformats.org/package/2006/metadata/core-properties"/>
    <ds:schemaRef ds:uri="http://www.w3.org/XML/1998/namespace"/>
    <ds:schemaRef ds:uri="03378486-06b0-476e-9f65-0b6ba95984d6"/>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Bericht_d.dotm</Template>
  <TotalTime>0</TotalTime>
  <Pages>20</Pages>
  <Words>5864</Words>
  <Characters>36950</Characters>
  <Application>Microsoft Office Word</Application>
  <DocSecurity>0</DocSecurity>
  <Lines>307</Lines>
  <Paragraphs>85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IT-Security Standard: Datensicherheit</vt:lpstr>
      <vt:lpstr>Rahmenorganisation Bereich Informatik</vt:lpstr>
    </vt:vector>
  </TitlesOfParts>
  <Manager>Beat.Schaer@snb.ch</Manager>
  <Company/>
  <LinksUpToDate>false</LinksUpToDate>
  <CharactersWithSpaces>42729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IT-Security Standard: Datensicherheit</dc:title>
  <dc:subject/>
  <dc:creator>Schaer Beat</dc:creator>
  <cp:keywords/>
  <dc:description/>
  <cp:lastModifiedBy>Meier Silvio</cp:lastModifiedBy>
  <cp:revision>132</cp:revision>
  <cp:lastPrinted>2025-06-05T14:10:00Z</cp:lastPrinted>
  <dcterms:created xsi:type="dcterms:W3CDTF">2025-09-29T06:47:00Z</dcterms:created>
  <dcterms:modified xsi:type="dcterms:W3CDTF">2025-11-03T08:51:00Z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0x01010023E7C1643AB0FC489F604390D5E1B630</vt:lpwstr>
  </property>
  <property fmtid="{D5CDD505-2E9C-101B-9397-08002B2CF9AE}" pid="3" name="SNB DocumentType">
    <vt:lpwstr>report</vt:lpwstr>
  </property>
  <property fmtid="{D5CDD505-2E9C-101B-9397-08002B2CF9AE}" pid="4" name="SNB DocumentLanguage">
    <vt:lpwstr>de</vt:lpwstr>
  </property>
  <property fmtid="{D5CDD505-2E9C-101B-9397-08002B2CF9AE}" pid="5" name="Eigner">
    <vt:lpwstr>IT-Security &amp; Architektur</vt:lpwstr>
  </property>
  <property fmtid="{D5CDD505-2E9C-101B-9397-08002B2CF9AE}" pid="6" name="_docset_NoMedatataSyncRequired">
    <vt:lpwstr>False</vt:lpwstr>
  </property>
</Properties>
</file>